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Pr="00DF67BC" w:rsidR="00BC3597" w:rsidP="00DF67BC" w:rsidRDefault="004D7D4A" w14:paraId="5AA8DCF4" w14:textId="1AFD2A73">
      <w:pPr>
        <w:spacing w:line="480" w:lineRule="auto"/>
        <w:rPr>
          <w:b/>
        </w:rPr>
      </w:pPr>
      <w:r w:rsidRPr="00DF67BC">
        <w:rPr>
          <w:b/>
        </w:rPr>
        <w:t xml:space="preserve">Spring larval </w:t>
      </w:r>
      <w:proofErr w:type="spellStart"/>
      <w:r w:rsidRPr="00DF67BC">
        <w:rPr>
          <w:b/>
          <w:i/>
        </w:rPr>
        <w:t>Coregonus</w:t>
      </w:r>
      <w:proofErr w:type="spellEnd"/>
      <w:r w:rsidRPr="00DF67BC">
        <w:rPr>
          <w:b/>
        </w:rPr>
        <w:t xml:space="preserve"> diets and zooplankton community patterns in the Apostle Islands, Lake Superior</w:t>
      </w:r>
    </w:p>
    <w:p w:rsidR="00DF67BC" w:rsidP="00DF67BC" w:rsidRDefault="00DF67BC" w14:paraId="1605F15D" w14:textId="77777777">
      <w:pPr>
        <w:spacing w:line="480" w:lineRule="auto"/>
      </w:pPr>
    </w:p>
    <w:p w:rsidR="00BC3597" w:rsidP="00DF67BC" w:rsidRDefault="004D7D4A" w14:paraId="52A971FF" w14:textId="77777777">
      <w:pPr>
        <w:spacing w:line="480" w:lineRule="auto"/>
        <w:rPr>
          <w:vertAlign w:val="superscript"/>
        </w:rPr>
      </w:pPr>
      <w:r>
        <w:t>Verena S. Lucke</w:t>
      </w:r>
      <w:r>
        <w:rPr>
          <w:vertAlign w:val="superscript"/>
        </w:rPr>
        <w:t>1,*</w:t>
      </w:r>
      <w:r>
        <w:t>, Taylor R. Stewart</w:t>
      </w:r>
      <w:r>
        <w:rPr>
          <w:vertAlign w:val="superscript"/>
        </w:rPr>
        <w:t>1</w:t>
      </w:r>
      <w:r>
        <w:t>, Mark R. Vinson</w:t>
      </w:r>
      <w:r>
        <w:rPr>
          <w:vertAlign w:val="superscript"/>
        </w:rPr>
        <w:t>2</w:t>
      </w:r>
      <w:r>
        <w:t>, Jay D. Glase</w:t>
      </w:r>
      <w:r>
        <w:rPr>
          <w:vertAlign w:val="superscript"/>
        </w:rPr>
        <w:t>3</w:t>
      </w:r>
      <w:r>
        <w:t>, Jason D. Stockwell</w:t>
      </w:r>
      <w:r>
        <w:rPr>
          <w:vertAlign w:val="superscript"/>
        </w:rPr>
        <w:t xml:space="preserve">1 </w:t>
      </w:r>
    </w:p>
    <w:p w:rsidR="00BC3597" w:rsidP="00DF67BC" w:rsidRDefault="00BC3597" w14:paraId="498722F2" w14:textId="77777777">
      <w:pPr>
        <w:spacing w:line="480" w:lineRule="auto"/>
        <w:rPr>
          <w:vertAlign w:val="superscript"/>
        </w:rPr>
      </w:pPr>
    </w:p>
    <w:p w:rsidR="00BC3597" w:rsidP="00DF67BC" w:rsidRDefault="004D7D4A" w14:paraId="6054798D" w14:textId="77777777">
      <w:pPr>
        <w:spacing w:line="480" w:lineRule="auto"/>
        <w:rPr>
          <w:color w:val="211808"/>
        </w:rPr>
      </w:pPr>
      <w:r w:rsidRPr="004D7D4A">
        <w:rPr>
          <w:vertAlign w:val="superscript"/>
        </w:rPr>
        <w:t>1</w:t>
      </w:r>
      <w:r w:rsidRPr="004D7D4A">
        <w:t xml:space="preserve">University of Vermont, Rubenstein Ecosystem Science Laboratory, 3 College St., Burlington, VT 05401, USA; </w:t>
      </w:r>
      <w:r w:rsidRPr="004D7D4A">
        <w:rPr>
          <w:color w:val="211808"/>
        </w:rPr>
        <w:t xml:space="preserve">Email: </w:t>
      </w:r>
      <w:hyperlink r:id="rId6">
        <w:r w:rsidRPr="004D7D4A">
          <w:rPr>
            <w:color w:val="1155CC"/>
            <w:u w:val="single"/>
          </w:rPr>
          <w:t>Verena.Lucke@uvm.edu</w:t>
        </w:r>
      </w:hyperlink>
      <w:r w:rsidRPr="004D7D4A">
        <w:rPr>
          <w:color w:val="211808"/>
        </w:rPr>
        <w:t xml:space="preserve">, </w:t>
      </w:r>
      <w:hyperlink r:id="rId7">
        <w:r w:rsidRPr="004D7D4A">
          <w:rPr>
            <w:color w:val="1155CC"/>
            <w:u w:val="single"/>
          </w:rPr>
          <w:t>Taylor.Stewart@uvm.edu</w:t>
        </w:r>
      </w:hyperlink>
      <w:r w:rsidRPr="004D7D4A">
        <w:rPr>
          <w:color w:val="211808"/>
        </w:rPr>
        <w:t xml:space="preserve">, </w:t>
      </w:r>
      <w:hyperlink r:id="rId8">
        <w:r w:rsidRPr="004D7D4A">
          <w:rPr>
            <w:color w:val="1155CC"/>
            <w:u w:val="single"/>
          </w:rPr>
          <w:t>Jason.Stockwell@uvm.edu</w:t>
        </w:r>
      </w:hyperlink>
      <w:r w:rsidRPr="004D7D4A">
        <w:rPr>
          <w:color w:val="211808"/>
        </w:rPr>
        <w:t>; Telephone: 802-656-3009</w:t>
      </w:r>
    </w:p>
    <w:p w:rsidRPr="004D7D4A" w:rsidR="004D7D4A" w:rsidP="00DF67BC" w:rsidRDefault="004D7D4A" w14:paraId="23C7F5AF" w14:textId="77777777">
      <w:pPr>
        <w:spacing w:line="480" w:lineRule="auto"/>
      </w:pPr>
    </w:p>
    <w:p w:rsidR="00BC3597" w:rsidP="00DF67BC" w:rsidRDefault="004D7D4A" w14:paraId="4928FDC9" w14:textId="77777777">
      <w:pPr>
        <w:spacing w:line="480" w:lineRule="auto"/>
        <w:rPr>
          <w:color w:val="211808"/>
        </w:rPr>
      </w:pPr>
      <w:r w:rsidRPr="004D7D4A">
        <w:rPr>
          <w:color w:val="211808"/>
          <w:vertAlign w:val="superscript"/>
        </w:rPr>
        <w:t xml:space="preserve">2 </w:t>
      </w:r>
      <w:r w:rsidRPr="004D7D4A">
        <w:rPr>
          <w:color w:val="211808"/>
        </w:rPr>
        <w:t>United States Geological Survey, Lake Superior Biological Station, 2800 Lake Shore Drive East, Ashland, Wisconsin 54806, USA</w:t>
      </w:r>
      <w:r>
        <w:rPr>
          <w:color w:val="211808"/>
        </w:rPr>
        <w:t xml:space="preserve">; </w:t>
      </w:r>
      <w:r w:rsidRPr="004D7D4A">
        <w:rPr>
          <w:color w:val="211808"/>
        </w:rPr>
        <w:t xml:space="preserve">Email: </w:t>
      </w:r>
      <w:hyperlink r:id="rId9">
        <w:r w:rsidRPr="004D7D4A">
          <w:rPr>
            <w:color w:val="1155CC"/>
            <w:u w:val="single"/>
          </w:rPr>
          <w:t>mvinson@usgs.gov</w:t>
        </w:r>
      </w:hyperlink>
      <w:r>
        <w:rPr>
          <w:color w:val="211808"/>
        </w:rPr>
        <w:t>; T</w:t>
      </w:r>
      <w:r w:rsidRPr="004D7D4A">
        <w:rPr>
          <w:color w:val="211808"/>
        </w:rPr>
        <w:t>elephone: 715-682-6163</w:t>
      </w:r>
    </w:p>
    <w:p w:rsidRPr="004D7D4A" w:rsidR="004D7D4A" w:rsidP="00DF67BC" w:rsidRDefault="004D7D4A" w14:paraId="449CDF3C" w14:textId="77777777">
      <w:pPr>
        <w:spacing w:line="480" w:lineRule="auto"/>
        <w:rPr>
          <w:color w:val="211808"/>
        </w:rPr>
      </w:pPr>
    </w:p>
    <w:p w:rsidRPr="004D7D4A" w:rsidR="00BC3597" w:rsidP="00DF67BC" w:rsidRDefault="004D7D4A" w14:paraId="512CEB1F" w14:textId="77777777">
      <w:pPr>
        <w:spacing w:line="480" w:lineRule="auto"/>
      </w:pPr>
      <w:r w:rsidRPr="004D7D4A">
        <w:rPr>
          <w:color w:val="211808"/>
          <w:vertAlign w:val="superscript"/>
        </w:rPr>
        <w:t>3</w:t>
      </w:r>
      <w:r w:rsidRPr="004D7D4A">
        <w:t>U.S. National Park Service, 2800 East Lakeshore Drive, Ashland, Wisconsin 54806, USA</w:t>
      </w:r>
      <w:r>
        <w:t xml:space="preserve">; </w:t>
      </w:r>
      <w:r w:rsidRPr="004D7D4A">
        <w:rPr>
          <w:color w:val="211808"/>
        </w:rPr>
        <w:t xml:space="preserve">Email: </w:t>
      </w:r>
      <w:hyperlink r:id="rId10">
        <w:r w:rsidRPr="004D7D4A">
          <w:rPr>
            <w:color w:val="1155CC"/>
            <w:u w:val="single"/>
          </w:rPr>
          <w:t>jay_glase@nps.gov</w:t>
        </w:r>
      </w:hyperlink>
      <w:r w:rsidRPr="004D7D4A">
        <w:rPr>
          <w:color w:val="211808"/>
        </w:rPr>
        <w:t xml:space="preserve">; </w:t>
      </w:r>
      <w:r>
        <w:rPr>
          <w:color w:val="211808"/>
        </w:rPr>
        <w:t>T</w:t>
      </w:r>
      <w:r w:rsidRPr="004D7D4A">
        <w:rPr>
          <w:color w:val="211808"/>
        </w:rPr>
        <w:t>elephone:715-682-0631</w:t>
      </w:r>
    </w:p>
    <w:p w:rsidR="004D7D4A" w:rsidP="00DF67BC" w:rsidRDefault="004D7D4A" w14:paraId="4344D46F" w14:textId="77777777">
      <w:pPr>
        <w:spacing w:line="480" w:lineRule="auto"/>
        <w:rPr>
          <w:color w:val="211808"/>
        </w:rPr>
      </w:pPr>
    </w:p>
    <w:p w:rsidRPr="004D7D4A" w:rsidR="004D7D4A" w:rsidP="00DF67BC" w:rsidRDefault="004D7D4A" w14:paraId="42968DCD" w14:textId="77777777">
      <w:pPr>
        <w:spacing w:line="480" w:lineRule="auto"/>
        <w:rPr>
          <w:color w:val="211808"/>
        </w:rPr>
      </w:pPr>
      <w:r>
        <w:rPr>
          <w:color w:val="211808"/>
        </w:rPr>
        <w:t>*</w:t>
      </w:r>
      <w:r w:rsidRPr="004D7D4A">
        <w:rPr>
          <w:color w:val="211808"/>
        </w:rPr>
        <w:t>Present address: Woods Hole Oceanographic Institution, 45 Water Street, Woods Hole MA 02543</w:t>
      </w:r>
    </w:p>
    <w:p w:rsidR="00BC3597" w:rsidP="00DF67BC" w:rsidRDefault="00BC3597" w14:paraId="120377F4" w14:textId="77777777">
      <w:pPr>
        <w:spacing w:line="480" w:lineRule="auto"/>
        <w:rPr>
          <w:b/>
        </w:rPr>
      </w:pPr>
    </w:p>
    <w:p w:rsidR="00BC3597" w:rsidRDefault="004D7D4A" w14:paraId="2A1D9153" w14:textId="77777777">
      <w:pPr>
        <w:spacing w:line="480" w:lineRule="auto"/>
        <w:rPr>
          <w:b/>
        </w:rPr>
      </w:pPr>
      <w:r>
        <w:rPr>
          <w:b/>
        </w:rPr>
        <w:t>Abstract</w:t>
      </w:r>
    </w:p>
    <w:p w:rsidR="00BC3597" w:rsidRDefault="004D7D4A" w14:paraId="4B5CF425" w14:textId="77777777">
      <w:pPr>
        <w:spacing w:after="240" w:line="480" w:lineRule="auto"/>
      </w:pPr>
      <w:r w:rsidR="004D7D4A">
        <w:rPr/>
        <w:t>With the exception of lake whitefish (</w:t>
      </w:r>
      <w:proofErr w:type="spellStart"/>
      <w:r w:rsidRPr="63B89E4B" w:rsidR="004D7D4A">
        <w:rPr>
          <w:i w:val="1"/>
          <w:iCs w:val="1"/>
        </w:rPr>
        <w:t>Coregonus</w:t>
      </w:r>
      <w:proofErr w:type="spellEnd"/>
      <w:r w:rsidRPr="63B89E4B" w:rsidR="004D7D4A">
        <w:rPr>
          <w:i w:val="1"/>
          <w:iCs w:val="1"/>
        </w:rPr>
        <w:t xml:space="preserve"> </w:t>
      </w:r>
      <w:proofErr w:type="spellStart"/>
      <w:r w:rsidRPr="63B89E4B" w:rsidR="004D7D4A">
        <w:rPr>
          <w:i w:val="1"/>
          <w:iCs w:val="1"/>
        </w:rPr>
        <w:t>clupeaformis</w:t>
      </w:r>
      <w:proofErr w:type="spellEnd"/>
      <w:r w:rsidR="004D7D4A">
        <w:rPr/>
        <w:t xml:space="preserve">), relatively little is known about the early life history larval </w:t>
      </w:r>
      <w:proofErr w:type="spellStart"/>
      <w:r w:rsidR="004D7D4A">
        <w:rPr/>
        <w:t>coregonines</w:t>
      </w:r>
      <w:proofErr w:type="spellEnd"/>
      <w:r w:rsidR="004D7D4A">
        <w:rPr/>
        <w:t xml:space="preserve"> in the Laurentian Great Lakes. For example, our knowledge of the feeding ecology of larval </w:t>
      </w:r>
      <w:proofErr w:type="spellStart"/>
      <w:r w:rsidR="004D7D4A">
        <w:rPr/>
        <w:t>coregonines</w:t>
      </w:r>
      <w:proofErr w:type="spellEnd"/>
      <w:r w:rsidR="004D7D4A">
        <w:rPr/>
        <w:t xml:space="preserve"> (excluding lake whitefish) is based on only 900 stomachs</w:t>
      </w:r>
      <w:commentRangeStart w:id="76528560"/>
      <w:r w:rsidR="004D7D4A">
        <w:rPr/>
        <w:t>.</w:t>
      </w:r>
      <w:commentRangeEnd w:id="76528560"/>
      <w:r>
        <w:rPr>
          <w:rStyle w:val="CommentReference"/>
        </w:rPr>
        <w:commentReference w:id="76528560"/>
      </w:r>
      <w:r w:rsidR="004D7D4A">
        <w:rPr/>
        <w:t xml:space="preserve"> We describe the diets and demographics of larval </w:t>
      </w:r>
      <w:proofErr w:type="spellStart"/>
      <w:r w:rsidR="004D7D4A">
        <w:rPr/>
        <w:t>coregonines</w:t>
      </w:r>
      <w:proofErr w:type="spellEnd"/>
      <w:r w:rsidR="004D7D4A">
        <w:rPr/>
        <w:t xml:space="preserve"> from post-hatch to approximately 3 months of age, and the contemporaneous zooplankton community, in the Apostle Islands region of Lake Superior in 2018. Exogenous feeding was evident at the smallest size (6 mm). The percentage of larvae with food in their stomachs sharply increased as </w:t>
      </w:r>
      <w:r w:rsidR="004D7D4A">
        <w:rPr/>
        <w:t xml:space="preserve">larvae grew from 10 to 13 mm, and corresponded with a sharp decline in yolk reserves. A majority of the diet items (58%) were copepod </w:t>
      </w:r>
      <w:r w:rsidR="004D7D4A">
        <w:rPr/>
        <w:t>nauplii</w:t>
      </w:r>
      <w:r w:rsidR="004D7D4A">
        <w:rPr/>
        <w:t xml:space="preserve">, followed by </w:t>
      </w:r>
      <w:proofErr w:type="spellStart"/>
      <w:r w:rsidRPr="63B89E4B" w:rsidR="004D7D4A">
        <w:rPr>
          <w:i w:val="1"/>
          <w:iCs w:val="1"/>
        </w:rPr>
        <w:t>Holopedium</w:t>
      </w:r>
      <w:proofErr w:type="spellEnd"/>
      <w:r w:rsidR="004D7D4A">
        <w:rPr/>
        <w:t xml:space="preserve"> (11.4%) and zooplankton eggs (8.1%), with generally positive selection for adult </w:t>
      </w:r>
      <w:r w:rsidR="004D7D4A">
        <w:rPr/>
        <w:t>calanoids</w:t>
      </w:r>
      <w:r w:rsidR="004D7D4A">
        <w:rPr/>
        <w:t xml:space="preserve"> and cyclopoids, and </w:t>
      </w:r>
      <w:proofErr w:type="spellStart"/>
      <w:r w:rsidRPr="63B89E4B" w:rsidR="004D7D4A">
        <w:rPr>
          <w:i w:val="1"/>
          <w:iCs w:val="1"/>
        </w:rPr>
        <w:t>Holopedium</w:t>
      </w:r>
      <w:proofErr w:type="spellEnd"/>
      <w:r w:rsidR="004D7D4A">
        <w:rPr/>
        <w:t xml:space="preserve">. The patterns in exogenous feeding and yolk sac absorption were similar to studies conducted in Lake Superior in the 1970s. Diets were also generally similar, although in 2018 larval </w:t>
      </w:r>
      <w:proofErr w:type="spellStart"/>
      <w:r w:rsidR="004D7D4A">
        <w:rPr/>
        <w:t>coregonines</w:t>
      </w:r>
      <w:proofErr w:type="spellEnd"/>
      <w:r w:rsidR="004D7D4A">
        <w:rPr/>
        <w:t xml:space="preserve"> consumed much more </w:t>
      </w:r>
      <w:proofErr w:type="spellStart"/>
      <w:r w:rsidRPr="63B89E4B" w:rsidR="004D7D4A">
        <w:rPr>
          <w:i w:val="1"/>
          <w:iCs w:val="1"/>
        </w:rPr>
        <w:t>Limnocalanus</w:t>
      </w:r>
      <w:proofErr w:type="spellEnd"/>
      <w:r w:rsidRPr="63B89E4B" w:rsidR="004D7D4A">
        <w:rPr>
          <w:i w:val="1"/>
          <w:iCs w:val="1"/>
        </w:rPr>
        <w:t xml:space="preserve"> </w:t>
      </w:r>
      <w:proofErr w:type="spellStart"/>
      <w:r w:rsidRPr="63B89E4B" w:rsidR="004D7D4A">
        <w:rPr>
          <w:i w:val="1"/>
          <w:iCs w:val="1"/>
        </w:rPr>
        <w:t>macrurus</w:t>
      </w:r>
      <w:proofErr w:type="spellEnd"/>
      <w:r w:rsidR="004D7D4A">
        <w:rPr/>
        <w:t xml:space="preserve">, </w:t>
      </w:r>
      <w:proofErr w:type="spellStart"/>
      <w:r w:rsidRPr="63B89E4B" w:rsidR="004D7D4A">
        <w:rPr>
          <w:i w:val="1"/>
          <w:iCs w:val="1"/>
        </w:rPr>
        <w:t>Holopedium</w:t>
      </w:r>
      <w:proofErr w:type="spellEnd"/>
      <w:r w:rsidR="004D7D4A">
        <w:rPr/>
        <w:t xml:space="preserve">, and zooplankton eggs than in the 1970s. The demographic data suggested at least two distinct cohorts and/or species of larval </w:t>
      </w:r>
      <w:proofErr w:type="spellStart"/>
      <w:r w:rsidR="004D7D4A">
        <w:rPr/>
        <w:t>coregonines</w:t>
      </w:r>
      <w:proofErr w:type="spellEnd"/>
      <w:r w:rsidR="004D7D4A">
        <w:rPr/>
        <w:t xml:space="preserve"> in the Apostle Islands in 2018. Early life history studies such as reported here, when coupled with emerging genetic techniques that can identify larval </w:t>
      </w:r>
      <w:proofErr w:type="spellStart"/>
      <w:r w:rsidR="004D7D4A">
        <w:rPr/>
        <w:t>coregonines</w:t>
      </w:r>
      <w:proofErr w:type="spellEnd"/>
      <w:r w:rsidR="004D7D4A">
        <w:rPr/>
        <w:t xml:space="preserve"> to species, will provide a powerful combination to better understand population dynamics of </w:t>
      </w:r>
      <w:proofErr w:type="spellStart"/>
      <w:r w:rsidR="004D7D4A">
        <w:rPr/>
        <w:t>coregonines</w:t>
      </w:r>
      <w:proofErr w:type="spellEnd"/>
      <w:r w:rsidR="004D7D4A">
        <w:rPr/>
        <w:t xml:space="preserve"> at a time of ongoing restoration efforts under changing environmental conditions.</w:t>
      </w:r>
    </w:p>
    <w:p w:rsidR="00BC3597" w:rsidRDefault="004D7D4A" w14:paraId="480F04DC" w14:textId="5685BD05">
      <w:pPr>
        <w:spacing w:line="480" w:lineRule="auto"/>
      </w:pPr>
      <w:r w:rsidRPr="00DF67BC">
        <w:rPr>
          <w:b/>
        </w:rPr>
        <w:t>Keywords</w:t>
      </w:r>
      <w:r>
        <w:t xml:space="preserve">: cisco, bloater, </w:t>
      </w:r>
      <w:proofErr w:type="spellStart"/>
      <w:r>
        <w:t>kiyi</w:t>
      </w:r>
      <w:proofErr w:type="spellEnd"/>
      <w:r>
        <w:t xml:space="preserve">, recruitment, </w:t>
      </w:r>
      <w:r w:rsidR="00DF67BC">
        <w:t>electivity</w:t>
      </w:r>
      <w:r>
        <w:t>, Great Lakes</w:t>
      </w:r>
    </w:p>
    <w:p w:rsidR="00BC3597" w:rsidRDefault="004D7D4A" w14:paraId="033A4876" w14:textId="77777777">
      <w:pPr>
        <w:pStyle w:val="Heading1"/>
      </w:pPr>
      <w:bookmarkStart w:name="_3g1g475ohjhc" w:colFirst="0" w:colLast="0" w:id="0"/>
      <w:bookmarkEnd w:id="0"/>
      <w:r>
        <w:t xml:space="preserve">Introduction </w:t>
      </w:r>
    </w:p>
    <w:p w:rsidR="00BC3597" w:rsidP="004D7D4A" w:rsidRDefault="004D7D4A" w14:paraId="6DFA96DA" w14:textId="77777777">
      <w:pPr>
        <w:spacing w:line="480" w:lineRule="auto"/>
        <w:ind w:firstLine="360"/>
      </w:pPr>
      <w:proofErr w:type="spellStart"/>
      <w:r w:rsidRPr="63B89E4B" w:rsidR="004D7D4A">
        <w:rPr>
          <w:i w:val="1"/>
          <w:iCs w:val="1"/>
        </w:rPr>
        <w:t>Coregonus</w:t>
      </w:r>
      <w:proofErr w:type="spellEnd"/>
      <w:r w:rsidR="004D7D4A">
        <w:rPr/>
        <w:t xml:space="preserve"> populations have experienced major stock collapses throughout their </w:t>
      </w:r>
      <w:commentRangeStart w:id="1414449716"/>
      <w:r w:rsidR="004D7D4A">
        <w:rPr/>
        <w:t>range</w:t>
      </w:r>
      <w:commentRangeEnd w:id="1414449716"/>
      <w:r>
        <w:rPr>
          <w:rStyle w:val="CommentReference"/>
        </w:rPr>
        <w:commentReference w:id="1414449716"/>
      </w:r>
      <w:r w:rsidR="004D7D4A">
        <w:rPr/>
        <w:t xml:space="preserve"> in the mid-20</w:t>
      </w:r>
      <w:r w:rsidRPr="63B89E4B" w:rsidR="004D7D4A">
        <w:rPr>
          <w:vertAlign w:val="superscript"/>
        </w:rPr>
        <w:t>th</w:t>
      </w:r>
      <w:r w:rsidR="004D7D4A">
        <w:rPr/>
        <w:t xml:space="preserve"> century (</w:t>
      </w:r>
      <w:proofErr w:type="spellStart"/>
      <w:r w:rsidR="004D7D4A">
        <w:rPr/>
        <w:t>Aronsuu</w:t>
      </w:r>
      <w:proofErr w:type="spellEnd"/>
      <w:r w:rsidR="004D7D4A">
        <w:rPr/>
        <w:t xml:space="preserve"> and </w:t>
      </w:r>
      <w:proofErr w:type="spellStart"/>
      <w:r w:rsidR="004D7D4A">
        <w:rPr/>
        <w:t>Huhmarniemi</w:t>
      </w:r>
      <w:proofErr w:type="spellEnd"/>
      <w:r w:rsidR="004D7D4A">
        <w:rPr/>
        <w:t xml:space="preserve">, 2004; </w:t>
      </w:r>
      <w:proofErr w:type="spellStart"/>
      <w:r w:rsidR="004D7D4A">
        <w:rPr/>
        <w:t>Eckmann</w:t>
      </w:r>
      <w:proofErr w:type="spellEnd"/>
      <w:r w:rsidR="004D7D4A">
        <w:rPr/>
        <w:t xml:space="preserve">, 2013; Leach and </w:t>
      </w:r>
      <w:proofErr w:type="spellStart"/>
      <w:r w:rsidR="004D7D4A">
        <w:rPr/>
        <w:t>Nepszy</w:t>
      </w:r>
      <w:proofErr w:type="spellEnd"/>
      <w:r w:rsidR="004D7D4A">
        <w:rPr/>
        <w:t xml:space="preserve">, 1976; </w:t>
      </w:r>
      <w:proofErr w:type="spellStart"/>
      <w:r w:rsidR="004D7D4A">
        <w:rPr/>
        <w:t>Selgeby</w:t>
      </w:r>
      <w:proofErr w:type="spellEnd"/>
      <w:r w:rsidR="004D7D4A">
        <w:rPr/>
        <w:t>, 1982; Smith, 1964). Historically, population declines were associated with a number of factors such as habitat alteration, predation, overfishing, and invasive species (</w:t>
      </w:r>
      <w:proofErr w:type="spellStart"/>
      <w:r w:rsidR="004D7D4A">
        <w:rPr/>
        <w:t>Anneville</w:t>
      </w:r>
      <w:proofErr w:type="spellEnd"/>
      <w:r w:rsidR="004D7D4A">
        <w:rPr/>
        <w:t xml:space="preserve"> et al., 2015; Christie, 1974; </w:t>
      </w:r>
      <w:proofErr w:type="spellStart"/>
      <w:r w:rsidR="004D7D4A">
        <w:rPr/>
        <w:t>Madenjian</w:t>
      </w:r>
      <w:proofErr w:type="spellEnd"/>
      <w:r w:rsidR="004D7D4A">
        <w:rPr/>
        <w:t xml:space="preserve"> et al., 2011; Moffett, 1957; </w:t>
      </w:r>
      <w:proofErr w:type="spellStart"/>
      <w:r w:rsidR="004D7D4A">
        <w:rPr/>
        <w:t>Vonlanthen</w:t>
      </w:r>
      <w:proofErr w:type="spellEnd"/>
      <w:r w:rsidR="004D7D4A">
        <w:rPr/>
        <w:t xml:space="preserve"> et al., 2012). In the Laurentian Great Lakes, annual recruitment of </w:t>
      </w:r>
      <w:proofErr w:type="spellStart"/>
      <w:r w:rsidR="004D7D4A">
        <w:rPr/>
        <w:t>coregonines</w:t>
      </w:r>
      <w:proofErr w:type="spellEnd"/>
      <w:r w:rsidR="004D7D4A">
        <w:rPr/>
        <w:t xml:space="preserve"> was historically considered constant (Dryer and </w:t>
      </w:r>
      <w:proofErr w:type="spellStart"/>
      <w:r w:rsidR="004D7D4A">
        <w:rPr/>
        <w:t>Beil</w:t>
      </w:r>
      <w:proofErr w:type="spellEnd"/>
      <w:r w:rsidR="004D7D4A">
        <w:rPr/>
        <w:t xml:space="preserve">, 1964; Pritchard, 1931; Smith, 1956; Van </w:t>
      </w:r>
      <w:proofErr w:type="spellStart"/>
      <w:r w:rsidR="004D7D4A">
        <w:rPr/>
        <w:t>Oosten</w:t>
      </w:r>
      <w:proofErr w:type="spellEnd"/>
      <w:r w:rsidR="004D7D4A">
        <w:rPr/>
        <w:t xml:space="preserve">, 1929, 1930). Recent work, however, suggests recruitment is highly variable with occasional strong year classes sustaining populations between multiple years of low to no survival to age-1 (Parks and </w:t>
      </w:r>
      <w:proofErr w:type="spellStart"/>
      <w:r w:rsidR="004D7D4A">
        <w:rPr/>
        <w:t>Rypel</w:t>
      </w:r>
      <w:proofErr w:type="spellEnd"/>
      <w:r w:rsidR="004D7D4A">
        <w:rPr/>
        <w:t xml:space="preserve">, 2018; Stockwell et al., 2009; Yule et al. 2008). </w:t>
      </w:r>
    </w:p>
    <w:p w:rsidR="004D7D4A" w:rsidP="004D7D4A" w:rsidRDefault="004D7D4A" w14:paraId="417A2E0C" w14:textId="77777777">
      <w:pPr>
        <w:spacing w:line="480" w:lineRule="auto"/>
        <w:ind w:firstLine="360"/>
      </w:pPr>
      <w:r>
        <w:lastRenderedPageBreak/>
        <w:t xml:space="preserve">Survival to age-1 is largely dependent on fish surviving from hatch through the first three to six months of life (Cushing, 1968, 1990; </w:t>
      </w:r>
      <w:proofErr w:type="spellStart"/>
      <w:r>
        <w:t>Hjort</w:t>
      </w:r>
      <w:proofErr w:type="spellEnd"/>
      <w:r>
        <w:t xml:space="preserve">, 1914; </w:t>
      </w:r>
      <w:proofErr w:type="spellStart"/>
      <w:r>
        <w:t>Houde</w:t>
      </w:r>
      <w:proofErr w:type="spellEnd"/>
      <w:r>
        <w:t>, 1987). At this life stage, many size-dependent processes strongly influence growth and survival, including swimming speed, visual acuity, yolk-sac energy reserves, gape-limited foraging, and predation (Miller et al., 1988). When such processes are integrated, seemingly small differences in size and growth rate may profoundly shape larval survival and the success or failure of a year-class (Miller et al., 1988; Rice et al. 1993).</w:t>
      </w:r>
    </w:p>
    <w:p w:rsidR="00BC3597" w:rsidP="004D7D4A" w:rsidRDefault="004D7D4A" w14:paraId="07454EB7" w14:textId="37317679">
      <w:pPr>
        <w:spacing w:line="480" w:lineRule="auto"/>
        <w:ind w:firstLine="360"/>
      </w:pPr>
      <w:r w:rsidR="004D7D4A">
        <w:rPr/>
        <w:t>Diet is central to many of the mechanisms thought to influence larval fish survival. Diet composition and consumption are</w:t>
      </w:r>
      <w:del w:author="Rosinski, Caroline (Contractor) L" w:date="2020-03-24T13:14:34.342Z" w:id="1288832443">
        <w:r w:rsidDel="004D7D4A">
          <w:delText xml:space="preserve"> a</w:delText>
        </w:r>
      </w:del>
      <w:r w:rsidR="004D7D4A">
        <w:rPr/>
        <w:t xml:space="preserve"> function</w:t>
      </w:r>
      <w:ins w:author="Rosinski, Caroline (Contractor) L" w:date="2020-03-24T13:14:36.736Z" w:id="151769119">
        <w:r w:rsidR="58AF82B4">
          <w:t>s</w:t>
        </w:r>
      </w:ins>
      <w:r w:rsidR="004D7D4A">
        <w:rPr/>
        <w:t xml:space="preserve"> of prey availability, which interact with temperature to determine growth and ultimately ties into size- and growth-dependent processes (Crowder et al., 1987; </w:t>
      </w:r>
      <w:proofErr w:type="spellStart"/>
      <w:r w:rsidR="004D7D4A">
        <w:rPr/>
        <w:t>Houde</w:t>
      </w:r>
      <w:proofErr w:type="spellEnd"/>
      <w:r w:rsidR="004D7D4A">
        <w:rPr/>
        <w:t xml:space="preserve">, 1989, Miller et al., 1988). In the case of </w:t>
      </w:r>
      <w:commentRangeStart w:id="1202330211"/>
      <w:r w:rsidR="004D7D4A">
        <w:rPr/>
        <w:t>Great Lakes</w:t>
      </w:r>
      <w:commentRangeEnd w:id="1202330211"/>
      <w:r>
        <w:rPr>
          <w:rStyle w:val="CommentReference"/>
        </w:rPr>
        <w:commentReference w:id="1202330211"/>
      </w:r>
      <w:r w:rsidR="004D7D4A">
        <w:rPr/>
        <w:t xml:space="preserve"> </w:t>
      </w:r>
      <w:proofErr w:type="spellStart"/>
      <w:r w:rsidR="004D7D4A">
        <w:rPr/>
        <w:t>coregonines</w:t>
      </w:r>
      <w:proofErr w:type="spellEnd"/>
      <w:r w:rsidR="004D7D4A">
        <w:rPr/>
        <w:t>, numerous studies have examined larval lake whitefish (</w:t>
      </w:r>
      <w:r w:rsidRPr="63B89E4B" w:rsidR="004D7D4A">
        <w:rPr>
          <w:i w:val="1"/>
          <w:iCs w:val="1"/>
        </w:rPr>
        <w:t xml:space="preserve">C. </w:t>
      </w:r>
      <w:proofErr w:type="spellStart"/>
      <w:r w:rsidRPr="63B89E4B" w:rsidR="004D7D4A">
        <w:rPr>
          <w:i w:val="1"/>
          <w:iCs w:val="1"/>
        </w:rPr>
        <w:t>clupeaformis</w:t>
      </w:r>
      <w:proofErr w:type="spellEnd"/>
      <w:r w:rsidRPr="63B89E4B" w:rsidR="004D7D4A">
        <w:rPr>
          <w:i w:val="1"/>
          <w:iCs w:val="1"/>
        </w:rPr>
        <w:t>)</w:t>
      </w:r>
      <w:r w:rsidR="004D7D4A">
        <w:rPr/>
        <w:t xml:space="preserve"> diets (e.g., Hoyle et al., 2011; Johnson et al., 2009; </w:t>
      </w:r>
      <w:proofErr w:type="spellStart"/>
      <w:r w:rsidR="004D7D4A">
        <w:rPr/>
        <w:t>Pothoven</w:t>
      </w:r>
      <w:proofErr w:type="spellEnd"/>
      <w:r w:rsidR="004D7D4A">
        <w:rPr/>
        <w:t xml:space="preserve">, 2019), but diets of other </w:t>
      </w:r>
      <w:proofErr w:type="spellStart"/>
      <w:r w:rsidR="004D7D4A">
        <w:rPr/>
        <w:t>coregonines</w:t>
      </w:r>
      <w:proofErr w:type="spellEnd"/>
      <w:r w:rsidR="004D7D4A">
        <w:rPr/>
        <w:t xml:space="preserve"> at the larval stage are poorly understood, especially in light of recent shifts in food web structure (</w:t>
      </w:r>
      <w:proofErr w:type="spellStart"/>
      <w:r w:rsidR="004D7D4A">
        <w:rPr/>
        <w:t>Barbiero</w:t>
      </w:r>
      <w:proofErr w:type="spellEnd"/>
      <w:r w:rsidR="004D7D4A">
        <w:rPr/>
        <w:t xml:space="preserve"> et al., 2012; </w:t>
      </w:r>
      <w:r w:rsidR="004D7D4A">
        <w:rPr/>
        <w:t>Bunnell</w:t>
      </w:r>
      <w:r w:rsidR="004D7D4A">
        <w:rPr/>
        <w:t xml:space="preserve"> et al., 2013; </w:t>
      </w:r>
      <w:proofErr w:type="spellStart"/>
      <w:r w:rsidR="004D7D4A">
        <w:rPr/>
        <w:t>Nalepa</w:t>
      </w:r>
      <w:proofErr w:type="spellEnd"/>
      <w:r w:rsidR="004D7D4A">
        <w:rPr/>
        <w:t xml:space="preserve"> et al., 2009), re-</w:t>
      </w:r>
      <w:proofErr w:type="spellStart"/>
      <w:r w:rsidR="004D7D4A">
        <w:rPr/>
        <w:t>oligotrophication</w:t>
      </w:r>
      <w:proofErr w:type="spellEnd"/>
      <w:r w:rsidR="004D7D4A">
        <w:rPr/>
        <w:t xml:space="preserve"> (</w:t>
      </w:r>
      <w:proofErr w:type="spellStart"/>
      <w:r w:rsidR="004D7D4A">
        <w:rPr/>
        <w:t>Barbiero</w:t>
      </w:r>
      <w:proofErr w:type="spellEnd"/>
      <w:r w:rsidR="004D7D4A">
        <w:rPr/>
        <w:t xml:space="preserve"> et al., 2011; Evans et al., 2011; </w:t>
      </w:r>
      <w:proofErr w:type="spellStart"/>
      <w:r w:rsidR="004D7D4A">
        <w:rPr/>
        <w:t>Fahnenstiel</w:t>
      </w:r>
      <w:proofErr w:type="spellEnd"/>
      <w:r w:rsidR="004D7D4A">
        <w:rPr/>
        <w:t xml:space="preserve"> et al., 2010), and current and expected trends in climate and their potential impacts on lake habitat (Austin and Colman, 2007, 2008; Matsumoto et al., 2019; O’Reilly et al., 2015; Ye et al., 2019). Our knowledge of larval </w:t>
      </w:r>
      <w:proofErr w:type="spellStart"/>
      <w:r w:rsidR="004D7D4A">
        <w:rPr/>
        <w:t>coregonine</w:t>
      </w:r>
      <w:proofErr w:type="spellEnd"/>
      <w:r w:rsidR="004D7D4A">
        <w:rPr/>
        <w:t xml:space="preserve"> diets outside of lake whitefish is based on the contents of 900 stomachs, with most information several decades old (Anderson and Smith, 1971; </w:t>
      </w:r>
      <w:proofErr w:type="spellStart"/>
      <w:r w:rsidR="004D7D4A">
        <w:rPr/>
        <w:t>Eppehimer</w:t>
      </w:r>
      <w:proofErr w:type="spellEnd"/>
      <w:r w:rsidR="004D7D4A">
        <w:rPr/>
        <w:t xml:space="preserve"> et al., 2019; </w:t>
      </w:r>
      <w:r w:rsidR="004D7D4A">
        <w:rPr/>
        <w:t>Savino</w:t>
      </w:r>
      <w:r w:rsidR="004D7D4A">
        <w:rPr/>
        <w:t xml:space="preserve"> et al., 1994; </w:t>
      </w:r>
      <w:proofErr w:type="spellStart"/>
      <w:r w:rsidR="004D7D4A">
        <w:rPr/>
        <w:t>Selgeby</w:t>
      </w:r>
      <w:proofErr w:type="spellEnd"/>
      <w:r w:rsidR="004D7D4A">
        <w:rPr/>
        <w:t xml:space="preserve"> et al., 1994). </w:t>
      </w:r>
    </w:p>
    <w:p w:rsidR="00BC3597" w:rsidP="004D7D4A" w:rsidRDefault="004D7D4A" w14:paraId="08E9797B" w14:textId="77777777">
      <w:pPr>
        <w:spacing w:line="480" w:lineRule="auto"/>
        <w:ind w:firstLine="360"/>
      </w:pPr>
      <w:r w:rsidR="004D7D4A">
        <w:rPr/>
        <w:t xml:space="preserve">In this study, we describe the demographics and diets of </w:t>
      </w:r>
      <w:commentRangeStart w:id="961793874"/>
      <w:r w:rsidR="004D7D4A">
        <w:rPr/>
        <w:t xml:space="preserve">larval </w:t>
      </w:r>
      <w:proofErr w:type="spellStart"/>
      <w:r w:rsidR="004D7D4A">
        <w:rPr/>
        <w:t>coregonines</w:t>
      </w:r>
      <w:proofErr w:type="spellEnd"/>
      <w:commentRangeEnd w:id="961793874"/>
      <w:r>
        <w:rPr>
          <w:rStyle w:val="CommentReference"/>
        </w:rPr>
        <w:commentReference w:id="961793874"/>
      </w:r>
      <w:r w:rsidR="004D7D4A">
        <w:rPr/>
        <w:t xml:space="preserve"> in the Apostle Islands region of Lake Superior in spring and early summer of 2018. Fisheries management plans in the Great Lakes include </w:t>
      </w:r>
      <w:proofErr w:type="spellStart"/>
      <w:r w:rsidR="004D7D4A">
        <w:rPr/>
        <w:t>coregonine</w:t>
      </w:r>
      <w:proofErr w:type="spellEnd"/>
      <w:r w:rsidR="004D7D4A">
        <w:rPr/>
        <w:t xml:space="preserve"> restoration and rehabilitation, and basic information on early life history is necessary to support such efforts (Bronte et al., 2017; Muir et al., 2012; Zimmerman and Krueger, 2009). We examined diets relative to larval length, yolk condition, and zooplankton community composition, and report on length at first-feeding, the relationship </w:t>
      </w:r>
      <w:r w:rsidR="004D7D4A">
        <w:rPr/>
        <w:t xml:space="preserve">between feeding and yolk-sac absorption, and selection of zooplankton prey larval </w:t>
      </w:r>
      <w:proofErr w:type="spellStart"/>
      <w:r w:rsidR="004D7D4A">
        <w:rPr/>
        <w:t>coregonines</w:t>
      </w:r>
      <w:proofErr w:type="spellEnd"/>
      <w:r w:rsidR="004D7D4A">
        <w:rPr/>
        <w:t xml:space="preserve"> consumed from spring into summer. We conclude with a comparison of our results to those from a similar study conducted in this area in 1974 by </w:t>
      </w:r>
      <w:proofErr w:type="spellStart"/>
      <w:r w:rsidR="004D7D4A">
        <w:rPr/>
        <w:t>Selgeby</w:t>
      </w:r>
      <w:proofErr w:type="spellEnd"/>
      <w:r w:rsidR="004D7D4A">
        <w:rPr/>
        <w:t xml:space="preserve"> et al. (1994).</w:t>
      </w:r>
    </w:p>
    <w:p w:rsidR="00BC3597" w:rsidRDefault="004D7D4A" w14:paraId="7FE62398" w14:textId="77777777">
      <w:pPr>
        <w:pStyle w:val="Heading1"/>
      </w:pPr>
      <w:bookmarkStart w:name="_s1n0z2eoqt8r" w:colFirst="0" w:colLast="0" w:id="1"/>
      <w:bookmarkEnd w:id="1"/>
      <w:r>
        <w:t>Methods</w:t>
      </w:r>
    </w:p>
    <w:p w:rsidR="00BC3597" w:rsidRDefault="004D7D4A" w14:paraId="3AF07C19" w14:textId="77777777">
      <w:pPr>
        <w:pStyle w:val="Heading2"/>
      </w:pPr>
      <w:bookmarkStart w:name="_6fyw8sx8cn6q" w:colFirst="0" w:colLast="0" w:id="2"/>
      <w:bookmarkEnd w:id="2"/>
      <w:r>
        <w:t>Study System</w:t>
      </w:r>
    </w:p>
    <w:p w:rsidR="00BC3597" w:rsidRDefault="004D7D4A" w14:paraId="36D5AAEB" w14:textId="77777777">
      <w:pPr>
        <w:spacing w:after="200" w:line="480" w:lineRule="auto"/>
      </w:pPr>
      <w:r>
        <w:t xml:space="preserve">The Apostle Islands form an archipelago of 21 near-shore islands located in the western arm of Lake Superior (Fig. 1). The archipelago is a nursery ground for </w:t>
      </w:r>
      <w:proofErr w:type="spellStart"/>
      <w:r>
        <w:t>coregonines</w:t>
      </w:r>
      <w:proofErr w:type="spellEnd"/>
      <w:r>
        <w:t xml:space="preserve"> and the site of two previous studies focused on larval cisco (</w:t>
      </w:r>
      <w:proofErr w:type="spellStart"/>
      <w:r>
        <w:rPr>
          <w:i/>
        </w:rPr>
        <w:t>Coregonus</w:t>
      </w:r>
      <w:proofErr w:type="spellEnd"/>
      <w:r>
        <w:rPr>
          <w:i/>
        </w:rPr>
        <w:t xml:space="preserve"> </w:t>
      </w:r>
      <w:proofErr w:type="spellStart"/>
      <w:r>
        <w:rPr>
          <w:i/>
        </w:rPr>
        <w:t>artedi</w:t>
      </w:r>
      <w:proofErr w:type="spellEnd"/>
      <w:r>
        <w:t xml:space="preserve">) diets (Anderson and Smith, 1971; </w:t>
      </w:r>
      <w:proofErr w:type="spellStart"/>
      <w:r>
        <w:t>Selgeby</w:t>
      </w:r>
      <w:proofErr w:type="spellEnd"/>
      <w:r>
        <w:t xml:space="preserve"> et al., 1994).</w:t>
      </w:r>
    </w:p>
    <w:p w:rsidR="00BC3597" w:rsidRDefault="004D7D4A" w14:paraId="3E0AB910" w14:textId="77777777">
      <w:pPr>
        <w:pStyle w:val="Heading2"/>
      </w:pPr>
      <w:bookmarkStart w:name="_g7za8fsq8nwm" w:colFirst="0" w:colLast="0" w:id="3"/>
      <w:bookmarkEnd w:id="3"/>
      <w:r>
        <w:t>Sample Collection</w:t>
      </w:r>
    </w:p>
    <w:p w:rsidR="00BC3597" w:rsidRDefault="004D7D4A" w14:paraId="3C6A5D6D" w14:textId="55581796">
      <w:pPr>
        <w:spacing w:after="200" w:line="480" w:lineRule="auto"/>
      </w:pPr>
      <w:r w:rsidR="004D7D4A">
        <w:rPr/>
        <w:t xml:space="preserve">Samples were collected between 0700 and 1500 local time between 14 May, shortly after ice out, and 25 July 2018. Ten sites were sampled throughout the northern and central areas of the Apostle Islands (Fig. 1). Sites were divided into two groups of five based on proximity to one another and their relative location within the islands, with each group sampled on a different day each week. Sampling site order and days varied across weeks due to weather constraints, such that each site was sampled at a variety of times during the day throughout the sampling period. Larval fish were sampled using a bongo net with paired 0.5-m diameter conical nets and 500-µm mesh. The net was towed approximately 15 m behind the vessel, </w:t>
      </w:r>
      <w:ins w:author="Rosinski, Caroline (Contractor) L" w:date="2020-03-24T13:16:04.304Z" w:id="737113691">
        <w:r w:rsidR="2A56B978">
          <w:t>with</w:t>
        </w:r>
      </w:ins>
      <w:del w:author="Rosinski, Caroline (Contractor) L" w:date="2020-03-24T13:16:01.832Z" w:id="788372643">
        <w:r w:rsidDel="004D7D4A">
          <w:delText>such that</w:delText>
        </w:r>
      </w:del>
      <w:r w:rsidR="004D7D4A">
        <w:rPr/>
        <w:t xml:space="preserve"> the top of the net frame </w:t>
      </w:r>
      <w:del w:author="Rosinski, Caroline (Contractor) L" w:date="2020-03-24T13:16:08.04Z" w:id="151103432">
        <w:r w:rsidDel="004D7D4A">
          <w:delText xml:space="preserve">was </w:delText>
        </w:r>
      </w:del>
      <w:r w:rsidR="004D7D4A">
        <w:rPr/>
        <w:t>just visible at the surface. Tow duration was 10 minutes on a straight transect with an average speed of 4.6 km/h (range: 2.4-6.1 km/h). Surface water temperature was taken shortly after the net was deployed along the transect. Tow direction and heading was determined by positioning the wind at the stern of the vessel to go across a fixed transect midpoint. Tows had an average start depth of 26.5 m (range: 4.3 - 67.7</w:t>
      </w:r>
      <w:ins w:author="Rosinski, Caroline (Contractor) L" w:date="2020-03-24T13:16:31.957Z" w:id="392052100">
        <w:r w:rsidR="720EECFD">
          <w:t xml:space="preserve"> m</w:t>
        </w:r>
      </w:ins>
      <w:r w:rsidR="004D7D4A">
        <w:rPr/>
        <w:t>), average end depth of 24.3 m (range: 2.3 - 69.5</w:t>
      </w:r>
      <w:ins w:author="Rosinski, Caroline (Contractor) L" w:date="2020-03-24T13:16:35.83Z" w:id="1410187727">
        <w:r w:rsidR="190B523F">
          <w:t xml:space="preserve"> m</w:t>
        </w:r>
      </w:ins>
      <w:r w:rsidR="004D7D4A">
        <w:rPr/>
        <w:t xml:space="preserve">), and average distance of 0.8 km (range: 0.4 - 1.8 km). All larval fish collected were immediately counted and preserved in 90% ethanol. A single surface zooplankton sample was </w:t>
      </w:r>
      <w:r w:rsidR="004D7D4A">
        <w:rPr/>
        <w:t>collected with a 0.5-m diameter conical net with 63-µm mesh immediately following each larval fish tow. The zooplankton net was deployed for one minute over the same transect between the endpoint and midpoint such that the vessel faced directly into the wind. Zooplankton were immediately concentrated and preserved in 90% ethanol.</w:t>
      </w:r>
    </w:p>
    <w:p w:rsidR="00BC3597" w:rsidRDefault="004D7D4A" w14:paraId="578EE46E" w14:textId="77777777">
      <w:pPr>
        <w:pStyle w:val="Heading2"/>
      </w:pPr>
      <w:bookmarkStart w:name="_klhiy9zg894i" w:colFirst="0" w:colLast="0" w:id="4"/>
      <w:bookmarkEnd w:id="4"/>
      <w:r>
        <w:t>Zooplankton Density and Biomass</w:t>
      </w:r>
    </w:p>
    <w:p w:rsidR="00BC3597" w:rsidP="63B89E4B" w:rsidRDefault="004D7D4A" w14:paraId="1FDE34E4" w14:textId="71FBE7D8">
      <w:pPr>
        <w:pStyle w:val="Heading2"/>
        <w:keepNext w:val="0"/>
        <w:keepLines w:val="0"/>
        <w:rPr>
          <w:i w:val="0"/>
          <w:iCs w:val="0"/>
        </w:rPr>
      </w:pPr>
      <w:bookmarkStart w:name="_ds1fp5164z0m" w:colFirst="0" w:colLast="0" w:id="5"/>
      <w:bookmarkEnd w:id="5"/>
      <w:r w:rsidRPr="63B89E4B" w:rsidR="004D7D4A">
        <w:rPr>
          <w:i w:val="0"/>
          <w:iCs w:val="0"/>
        </w:rPr>
        <w:t xml:space="preserve">Zooplankton were identified, counted, and measured until 200 individuals were enumerated from a known sample volume or 2% of the sample volume had been examined, whichever came first. Zooplankton were classified to genus with the exception of </w:t>
      </w:r>
      <w:r w:rsidRPr="63B89E4B" w:rsidR="004D7D4A">
        <w:rPr>
          <w:i w:val="0"/>
          <w:iCs w:val="0"/>
        </w:rPr>
        <w:t>nauplii</w:t>
      </w:r>
      <w:r w:rsidRPr="63B89E4B" w:rsidR="004D7D4A">
        <w:rPr>
          <w:i w:val="0"/>
          <w:iCs w:val="0"/>
        </w:rPr>
        <w:t xml:space="preserve">. The estimated number of individuals per sample was then divided by the </w:t>
      </w:r>
      <w:commentRangeStart w:id="1459096197"/>
      <w:r w:rsidRPr="63B89E4B" w:rsidR="004D7D4A">
        <w:rPr>
          <w:i w:val="0"/>
          <w:iCs w:val="0"/>
        </w:rPr>
        <w:t>estimated sample volume</w:t>
      </w:r>
      <w:commentRangeEnd w:id="1459096197"/>
      <w:r>
        <w:rPr>
          <w:rStyle w:val="CommentReference"/>
        </w:rPr>
        <w:commentReference w:id="1459096197"/>
      </w:r>
      <w:r w:rsidRPr="63B89E4B" w:rsidR="004D7D4A">
        <w:rPr>
          <w:i w:val="0"/>
          <w:iCs w:val="0"/>
        </w:rPr>
        <w:t xml:space="preserve">, assuming 100% net efficiency, to estimate density (individuals/L). Lengths were digitally recorded at 10X under an Olympus SZX dissecting scope equipped with a calibrated digitizing tablet. A maximum of 30 copepod </w:t>
      </w:r>
      <w:r w:rsidRPr="63B89E4B" w:rsidR="004D7D4A">
        <w:rPr>
          <w:i w:val="0"/>
          <w:iCs w:val="0"/>
        </w:rPr>
        <w:t>nauplii</w:t>
      </w:r>
      <w:r w:rsidRPr="63B89E4B" w:rsidR="004D7D4A">
        <w:rPr>
          <w:i w:val="0"/>
          <w:iCs w:val="0"/>
        </w:rPr>
        <w:t xml:space="preserve"> were measured per sample</w:t>
      </w:r>
      <w:del w:author="Rosinski, Caroline (Contractor) L" w:date="2020-03-24T13:17:33.661Z" w:id="1122125738">
        <w:r w:rsidRPr="63B89E4B" w:rsidDel="004D7D4A">
          <w:rPr>
            <w:i w:val="0"/>
            <w:iCs w:val="0"/>
          </w:rPr>
          <w:delText xml:space="preserve">; additional </w:delText>
        </w:r>
        <w:r w:rsidRPr="63B89E4B" w:rsidDel="004D7D4A">
          <w:rPr>
            <w:i w:val="0"/>
            <w:iCs w:val="0"/>
          </w:rPr>
          <w:delText>nauplii</w:delText>
        </w:r>
        <w:r w:rsidRPr="63B89E4B" w:rsidDel="004D7D4A">
          <w:rPr>
            <w:i w:val="0"/>
            <w:iCs w:val="0"/>
          </w:rPr>
          <w:delText xml:space="preserve"> were only counted</w:delText>
        </w:r>
      </w:del>
      <w:ins w:author="Rosinski, Caroline (Contractor) L" w:date="2020-03-24T13:17:43.925Z" w:id="26198089">
        <w:r w:rsidRPr="63B89E4B" w:rsidR="5AD2CF5C">
          <w:rPr>
            <w:i w:val="0"/>
            <w:iCs w:val="0"/>
          </w:rPr>
          <w:t>and any additional nauplii were counted</w:t>
        </w:r>
      </w:ins>
      <w:r w:rsidRPr="63B89E4B" w:rsidR="004D7D4A">
        <w:rPr>
          <w:i w:val="0"/>
          <w:iCs w:val="0"/>
        </w:rPr>
        <w:t>. Individual lengths were converted to individual mass for each taxon (</w:t>
      </w:r>
      <w:r w:rsidRPr="63B89E4B" w:rsidR="004D7D4A">
        <w:rPr>
          <w:i w:val="0"/>
          <w:iCs w:val="0"/>
        </w:rPr>
        <w:t>Bottrell</w:t>
      </w:r>
      <w:r w:rsidRPr="63B89E4B" w:rsidR="004D7D4A">
        <w:rPr>
          <w:i w:val="0"/>
          <w:iCs w:val="0"/>
        </w:rPr>
        <w:t xml:space="preserve"> et al., 1976; Burgess et al., 2015), and average mass was then multiplied by density to estimate biomass for each taxa at each site and date. </w:t>
      </w:r>
    </w:p>
    <w:p w:rsidR="00BC3597" w:rsidRDefault="004D7D4A" w14:paraId="2A9FDC02" w14:textId="77777777">
      <w:pPr>
        <w:pStyle w:val="Heading2"/>
        <w:keepNext w:val="0"/>
        <w:keepLines w:val="0"/>
        <w:ind w:firstLine="360"/>
        <w:rPr>
          <w:i w:val="0"/>
        </w:rPr>
      </w:pPr>
      <w:bookmarkStart w:name="_4e1854cxuxvr" w:colFirst="0" w:colLast="0" w:id="6"/>
      <w:bookmarkEnd w:id="6"/>
      <w:r>
        <w:rPr>
          <w:i w:val="0"/>
        </w:rPr>
        <w:t xml:space="preserve">Genus-specific minimum adult lengths were used to differentiate adult copepods and </w:t>
      </w:r>
      <w:proofErr w:type="spellStart"/>
      <w:r>
        <w:rPr>
          <w:i w:val="0"/>
        </w:rPr>
        <w:t>copepodites</w:t>
      </w:r>
      <w:proofErr w:type="spellEnd"/>
      <w:r>
        <w:rPr>
          <w:i w:val="0"/>
        </w:rPr>
        <w:t xml:space="preserve"> in the zooplankton samples to match the taxonomic resolution of the larval diet data (Ewers, 1930; Hawkins and Evans, 1979). The entirety of each sample was visually examined for large-bodied </w:t>
      </w:r>
      <w:proofErr w:type="spellStart"/>
      <w:r>
        <w:rPr>
          <w:i w:val="0"/>
        </w:rPr>
        <w:t>cladocerans</w:t>
      </w:r>
      <w:proofErr w:type="spellEnd"/>
      <w:r>
        <w:rPr>
          <w:i w:val="0"/>
        </w:rPr>
        <w:t xml:space="preserve"> and mysids. When </w:t>
      </w:r>
      <w:proofErr w:type="spellStart"/>
      <w:r>
        <w:t>Leptodora</w:t>
      </w:r>
      <w:proofErr w:type="spellEnd"/>
      <w:r>
        <w:t xml:space="preserve"> </w:t>
      </w:r>
      <w:proofErr w:type="spellStart"/>
      <w:r>
        <w:t>kindti</w:t>
      </w:r>
      <w:proofErr w:type="spellEnd"/>
      <w:r>
        <w:rPr>
          <w:i w:val="0"/>
        </w:rPr>
        <w:t xml:space="preserve">, </w:t>
      </w:r>
      <w:proofErr w:type="spellStart"/>
      <w:r>
        <w:t>Bythotrephes</w:t>
      </w:r>
      <w:proofErr w:type="spellEnd"/>
      <w:r>
        <w:t xml:space="preserve"> </w:t>
      </w:r>
      <w:proofErr w:type="spellStart"/>
      <w:r>
        <w:t>longimanus</w:t>
      </w:r>
      <w:proofErr w:type="spellEnd"/>
      <w:r>
        <w:rPr>
          <w:i w:val="0"/>
        </w:rPr>
        <w:t xml:space="preserve">, or </w:t>
      </w:r>
      <w:r>
        <w:t xml:space="preserve">Mysis </w:t>
      </w:r>
      <w:r>
        <w:rPr>
          <w:i w:val="0"/>
        </w:rPr>
        <w:t>were present, all individuals within the sample were counted and up to 30 individuals were measured. Density and biomass for large-bodied taxa were estimated in the same manner as described above.</w:t>
      </w:r>
    </w:p>
    <w:p w:rsidR="00BC3597" w:rsidRDefault="004D7D4A" w14:paraId="51C7EFA6" w14:textId="77777777">
      <w:pPr>
        <w:pStyle w:val="Heading2"/>
        <w:spacing w:before="200"/>
      </w:pPr>
      <w:bookmarkStart w:name="_8a9ftnpctioo" w:colFirst="0" w:colLast="0" w:id="7"/>
      <w:bookmarkEnd w:id="7"/>
      <w:r>
        <w:t>Larval Diet Composition</w:t>
      </w:r>
    </w:p>
    <w:p w:rsidR="00BC3597" w:rsidRDefault="004D7D4A" w14:paraId="7E41929C" w14:textId="77777777">
      <w:pPr>
        <w:spacing w:line="480" w:lineRule="auto"/>
      </w:pPr>
      <w:r w:rsidR="004D7D4A">
        <w:rPr/>
        <w:t>In the laboratory, larval fish were identified as</w:t>
      </w:r>
      <w:commentRangeStart w:id="1055385208"/>
      <w:r w:rsidR="004D7D4A">
        <w:rPr/>
        <w:t xml:space="preserve"> </w:t>
      </w:r>
      <w:proofErr w:type="spellStart"/>
      <w:r w:rsidR="004D7D4A">
        <w:rPr/>
        <w:t>coregonines</w:t>
      </w:r>
      <w:proofErr w:type="spellEnd"/>
      <w:commentRangeEnd w:id="1055385208"/>
      <w:r>
        <w:rPr>
          <w:rStyle w:val="CommentReference"/>
        </w:rPr>
        <w:commentReference w:id="1055385208"/>
      </w:r>
      <w:r w:rsidR="004D7D4A">
        <w:rPr/>
        <w:t xml:space="preserve"> or other (Auer, 1982). All larval </w:t>
      </w:r>
      <w:proofErr w:type="spellStart"/>
      <w:r w:rsidR="004D7D4A">
        <w:rPr/>
        <w:t>coregonines</w:t>
      </w:r>
      <w:proofErr w:type="spellEnd"/>
      <w:r w:rsidR="004D7D4A">
        <w:rPr/>
        <w:t xml:space="preserve"> were counted, individually photographed, measured to the nearest 0.01 mm using </w:t>
      </w:r>
      <w:r w:rsidR="004D7D4A">
        <w:rPr/>
        <w:t xml:space="preserve">a dissecting scope equipped with a camera (Leica Application Suite), and recorded as having yolk sac present or absent. Occasionally, larval </w:t>
      </w:r>
      <w:proofErr w:type="spellStart"/>
      <w:r w:rsidR="004D7D4A">
        <w:rPr/>
        <w:t>coregonines</w:t>
      </w:r>
      <w:proofErr w:type="spellEnd"/>
      <w:r w:rsidR="004D7D4A">
        <w:rPr/>
        <w:t xml:space="preserve"> were found in the zooplankton samples and those individuals were combined with the other larvae collected at that site and date. Larval lengths were binned into 1-mm length classes by site and date. </w:t>
      </w:r>
    </w:p>
    <w:p w:rsidR="00BC3597" w:rsidRDefault="004D7D4A" w14:paraId="34A26CAC" w14:textId="77777777">
      <w:pPr>
        <w:spacing w:after="200" w:line="480" w:lineRule="auto"/>
        <w:ind w:firstLine="360"/>
      </w:pPr>
      <w:r>
        <w:t xml:space="preserve">Stomachs were removed and presence or absence of food noted for each fish. When food was present, we pooled stomach contents for all individuals within a length class collected from that site and date. All food items were counted and classified to the lowest possible taxonomic resolution. </w:t>
      </w:r>
      <w:proofErr w:type="spellStart"/>
      <w:r>
        <w:t>Copepodites</w:t>
      </w:r>
      <w:proofErr w:type="spellEnd"/>
      <w:r>
        <w:t xml:space="preserve"> were identified as </w:t>
      </w:r>
      <w:proofErr w:type="spellStart"/>
      <w:r>
        <w:t>calanoid</w:t>
      </w:r>
      <w:proofErr w:type="spellEnd"/>
      <w:r>
        <w:t xml:space="preserve"> or cyclopoid. The percentage of larvae with a yolk sac and stomach content presence was calculated for each 1-mm length class at each site and date to determine if larvae fed prior to full yolk-sac absorption and to estimate the length when larvae began to feed exogenously. </w:t>
      </w:r>
    </w:p>
    <w:p w:rsidR="00BC3597" w:rsidRDefault="004D7D4A" w14:paraId="562FE204" w14:textId="77777777">
      <w:pPr>
        <w:pStyle w:val="Heading2"/>
      </w:pPr>
      <w:bookmarkStart w:name="_qymxyw1inx6l" w:colFirst="0" w:colLast="0" w:id="8"/>
      <w:bookmarkEnd w:id="8"/>
      <w:r>
        <w:t xml:space="preserve">Larval </w:t>
      </w:r>
      <w:proofErr w:type="spellStart"/>
      <w:r>
        <w:t>Coregonine</w:t>
      </w:r>
      <w:proofErr w:type="spellEnd"/>
      <w:r>
        <w:t xml:space="preserve"> Diet Electivity </w:t>
      </w:r>
    </w:p>
    <w:p w:rsidR="00BC3597" w:rsidRDefault="004D7D4A" w14:paraId="05FEA400" w14:textId="77777777">
      <w:pPr>
        <w:spacing w:line="480" w:lineRule="auto"/>
      </w:pPr>
      <w:r>
        <w:t xml:space="preserve">Selective predation by larval </w:t>
      </w:r>
      <w:proofErr w:type="spellStart"/>
      <w:r>
        <w:t>coregonines</w:t>
      </w:r>
      <w:proofErr w:type="spellEnd"/>
      <w:r>
        <w:t xml:space="preserve"> was determined by comparing the stomach contents from a given date and site to their corresponding zooplankton sample. Because the number of taxa in zooplankton samples and stomachs varied across sites and weeks, we expressed selectivity using relativized electivity 𝐸</w:t>
      </w:r>
      <w:proofErr w:type="spellStart"/>
      <w:r>
        <w:rPr>
          <w:vertAlign w:val="subscript"/>
        </w:rPr>
        <w:t>i</w:t>
      </w:r>
      <w:proofErr w:type="spellEnd"/>
      <w:r>
        <w:t>* (</w:t>
      </w:r>
      <w:proofErr w:type="spellStart"/>
      <w:r>
        <w:t>Vanderploeg</w:t>
      </w:r>
      <w:proofErr w:type="spellEnd"/>
      <w:r>
        <w:t xml:space="preserve"> and </w:t>
      </w:r>
      <w:proofErr w:type="spellStart"/>
      <w:r>
        <w:t>Scavia</w:t>
      </w:r>
      <w:proofErr w:type="spellEnd"/>
      <w:r>
        <w:t>, 1979a,b):</w:t>
      </w:r>
    </w:p>
    <w:p w:rsidR="00BC3597" w:rsidRDefault="004D7D4A" w14:paraId="14E640BC" w14:textId="77777777">
      <w:pPr>
        <w:spacing w:line="480" w:lineRule="auto"/>
        <w:rPr>
          <w:sz w:val="28"/>
          <w:szCs w:val="28"/>
        </w:rPr>
      </w:pPr>
      <w:r>
        <w:rPr>
          <w:sz w:val="28"/>
          <w:szCs w:val="28"/>
        </w:rPr>
        <w:t xml:space="preserve"> </w:t>
      </w:r>
      <m:oMath>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e>
          <m:sup>
            <m:r>
              <w:rPr>
                <w:rFonts w:ascii="Cambria Math" w:hAnsi="Cambria Math"/>
                <w:sz w:val="28"/>
                <w:szCs w:val="28"/>
              </w:rPr>
              <m:t>*</m:t>
            </m:r>
          </m:sup>
        </m:sSup>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 xml:space="preserve"> -(1/n) </m:t>
            </m:r>
          </m:num>
          <m:den>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 xml:space="preserve"> + (1/n)</m:t>
            </m:r>
          </m:den>
        </m:f>
        <m:r>
          <w:rPr>
            <w:rFonts w:ascii="Cambria Math" w:hAnsi="Cambria Math"/>
            <w:sz w:val="28"/>
            <w:szCs w:val="28"/>
          </w:rPr>
          <m:t xml:space="preserve"> </m:t>
        </m:r>
      </m:oMath>
    </w:p>
    <w:p w:rsidR="00BC3597" w:rsidRDefault="004D7D4A" w14:paraId="604E30A1" w14:textId="77777777">
      <w:pPr>
        <w:spacing w:line="480" w:lineRule="auto"/>
      </w:pPr>
      <w:r>
        <w:t xml:space="preserve">where </w:t>
      </w:r>
      <w:r>
        <w:rPr>
          <w:i/>
        </w:rPr>
        <w:t>n</w:t>
      </w:r>
      <w:r>
        <w:t xml:space="preserve"> is the number of prey taxa present in the environment, </w:t>
      </w:r>
      <w:proofErr w:type="spellStart"/>
      <w:r>
        <w:rPr>
          <w:i/>
        </w:rPr>
        <w:t>i</w:t>
      </w:r>
      <w:proofErr w:type="spellEnd"/>
      <w:r>
        <w:t xml:space="preserve"> is the </w:t>
      </w:r>
      <w:proofErr w:type="spellStart"/>
      <w:r>
        <w:rPr>
          <w:i/>
        </w:rPr>
        <w:t>i</w:t>
      </w:r>
      <w:r>
        <w:rPr>
          <w:vertAlign w:val="superscript"/>
        </w:rPr>
        <w:t>th</w:t>
      </w:r>
      <w:proofErr w:type="spellEnd"/>
      <w:r>
        <w:t xml:space="preserve"> prey taxon, and </w:t>
      </w:r>
      <w:r>
        <w:rPr>
          <w:i/>
        </w:rPr>
        <w:t>W</w:t>
      </w:r>
      <w:r>
        <w:rPr>
          <w:i/>
          <w:vertAlign w:val="subscript"/>
        </w:rPr>
        <w:t>i</w:t>
      </w:r>
      <w:r>
        <w:t xml:space="preserve"> is: </w:t>
      </w:r>
    </w:p>
    <w:p w:rsidR="00BC3597" w:rsidRDefault="004D7D4A" w14:paraId="32AC8381" w14:textId="77777777">
      <w:pPr>
        <w:spacing w:line="480" w:lineRule="auto"/>
      </w:pPr>
      <w:r>
        <w:t xml:space="preserve">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num>
          <m:den>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den>
        </m:f>
      </m:oMath>
    </w:p>
    <w:p w:rsidR="00BC3597" w:rsidRDefault="00BC3597" w14:paraId="1F3DBEBC" w14:textId="77777777">
      <w:pPr>
        <w:spacing w:line="480" w:lineRule="auto"/>
      </w:pPr>
    </w:p>
    <w:p w:rsidR="00BC3597" w:rsidRDefault="004D7D4A" w14:paraId="1ECB0818" w14:textId="77777777">
      <w:pPr>
        <w:spacing w:line="480" w:lineRule="auto"/>
      </w:pPr>
      <w:r>
        <w:t xml:space="preserve">In this instance, </w:t>
      </w:r>
      <w:r>
        <w:rPr>
          <w:i/>
        </w:rPr>
        <w:t>W</w:t>
      </w:r>
      <w:r>
        <w:rPr>
          <w:i/>
          <w:vertAlign w:val="subscript"/>
        </w:rPr>
        <w:t>i</w:t>
      </w:r>
      <w:r>
        <w:t xml:space="preserve">  is equivalent to α</w:t>
      </w:r>
      <w:proofErr w:type="spellStart"/>
      <w:r>
        <w:rPr>
          <w:vertAlign w:val="subscript"/>
        </w:rPr>
        <w:t>i</w:t>
      </w:r>
      <w:proofErr w:type="spellEnd"/>
      <w:r>
        <w:t xml:space="preserve"> (</w:t>
      </w:r>
      <w:proofErr w:type="spellStart"/>
      <w:r>
        <w:t>Chesson</w:t>
      </w:r>
      <w:proofErr w:type="spellEnd"/>
      <w:r>
        <w:t xml:space="preserve">, 1978), where </w:t>
      </w:r>
      <w:proofErr w:type="spellStart"/>
      <w:r>
        <w:rPr>
          <w:i/>
        </w:rPr>
        <w:t>r</w:t>
      </w:r>
      <w:r>
        <w:rPr>
          <w:i/>
          <w:vertAlign w:val="subscript"/>
        </w:rPr>
        <w:t>i</w:t>
      </w:r>
      <w:proofErr w:type="spellEnd"/>
      <w:r>
        <w:rPr>
          <w:i/>
          <w:vertAlign w:val="subscript"/>
        </w:rPr>
        <w:t xml:space="preserve">  </w:t>
      </w:r>
      <w:r>
        <w:t xml:space="preserve">is the proportion of prey taxon </w:t>
      </w:r>
      <w:proofErr w:type="spellStart"/>
      <w:r>
        <w:rPr>
          <w:i/>
        </w:rPr>
        <w:t>i</w:t>
      </w:r>
      <w:proofErr w:type="spellEnd"/>
      <w:r>
        <w:t xml:space="preserve"> in the diet and </w:t>
      </w:r>
      <w:r>
        <w:rPr>
          <w:vertAlign w:val="subscript"/>
        </w:rPr>
        <w:t xml:space="preserve"> </w:t>
      </w:r>
      <w:r>
        <w:rPr>
          <w:i/>
        </w:rPr>
        <w:t>p</w:t>
      </w:r>
      <w:r>
        <w:rPr>
          <w:i/>
          <w:vertAlign w:val="subscript"/>
        </w:rPr>
        <w:t xml:space="preserve">i </w:t>
      </w:r>
      <w:r>
        <w:t xml:space="preserve">is the proportion of prey taxon </w:t>
      </w:r>
      <w:proofErr w:type="spellStart"/>
      <w:r>
        <w:rPr>
          <w:i/>
        </w:rPr>
        <w:t>i</w:t>
      </w:r>
      <w:proofErr w:type="spellEnd"/>
      <w:r>
        <w:t xml:space="preserve"> in the environment. The index varies with both the number of prey types available and the ratio </w:t>
      </w:r>
      <w:proofErr w:type="spellStart"/>
      <w:r>
        <w:rPr>
          <w:i/>
        </w:rPr>
        <w:t>r</w:t>
      </w:r>
      <w:r>
        <w:rPr>
          <w:i/>
          <w:vertAlign w:val="subscript"/>
        </w:rPr>
        <w:t>i</w:t>
      </w:r>
      <w:proofErr w:type="spellEnd"/>
      <w:r>
        <w:t xml:space="preserve"> /</w:t>
      </w:r>
      <w:r>
        <w:rPr>
          <w:i/>
        </w:rPr>
        <w:t>p</w:t>
      </w:r>
      <w:r>
        <w:rPr>
          <w:i/>
          <w:vertAlign w:val="subscript"/>
        </w:rPr>
        <w:t>i</w:t>
      </w:r>
      <w:r>
        <w:t xml:space="preserve"> , ranging from 1 to -1. </w:t>
      </w:r>
      <w:proofErr w:type="spellStart"/>
      <w:r>
        <w:rPr>
          <w:i/>
        </w:rPr>
        <w:t>E</w:t>
      </w:r>
      <w:r>
        <w:rPr>
          <w:i/>
          <w:vertAlign w:val="subscript"/>
        </w:rPr>
        <w:t>i</w:t>
      </w:r>
      <w:proofErr w:type="spellEnd"/>
      <w:r>
        <w:rPr>
          <w:i/>
        </w:rPr>
        <w:t>*</w:t>
      </w:r>
      <w:r>
        <w:t xml:space="preserve"> values &gt; 0 indicate positive selection, &lt; 0 indicate negative selection, and 0 indicates neutral or random </w:t>
      </w:r>
      <w:r>
        <w:lastRenderedPageBreak/>
        <w:t>selection (</w:t>
      </w:r>
      <w:proofErr w:type="spellStart"/>
      <w:r>
        <w:t>Vanderploeg</w:t>
      </w:r>
      <w:proofErr w:type="spellEnd"/>
      <w:r>
        <w:t xml:space="preserve"> and </w:t>
      </w:r>
      <w:proofErr w:type="spellStart"/>
      <w:r>
        <w:t>Scavia</w:t>
      </w:r>
      <w:proofErr w:type="spellEnd"/>
      <w:r>
        <w:t xml:space="preserve">, 1979a,b). The non-linear relationship between </w:t>
      </w:r>
      <w:r>
        <w:rPr>
          <w:i/>
        </w:rPr>
        <w:t>W</w:t>
      </w:r>
      <w:r>
        <w:rPr>
          <w:i/>
          <w:vertAlign w:val="subscript"/>
        </w:rPr>
        <w:t>i</w:t>
      </w:r>
      <w:r>
        <w:t xml:space="preserve"> and </w:t>
      </w:r>
      <w:proofErr w:type="spellStart"/>
      <w:r>
        <w:rPr>
          <w:i/>
        </w:rPr>
        <w:t>E</w:t>
      </w:r>
      <w:r>
        <w:rPr>
          <w:i/>
          <w:vertAlign w:val="subscript"/>
        </w:rPr>
        <w:t>i</w:t>
      </w:r>
      <w:proofErr w:type="spellEnd"/>
      <w:r>
        <w:rPr>
          <w:i/>
        </w:rPr>
        <w:t>*</w:t>
      </w:r>
      <w:r>
        <w:t xml:space="preserve"> allowed us to characterize selectivity even as the available types of prey and their relative abundances changed over time (Confer and Moore, 1987; </w:t>
      </w:r>
      <w:proofErr w:type="spellStart"/>
      <w:r>
        <w:t>Lechowicz</w:t>
      </w:r>
      <w:proofErr w:type="spellEnd"/>
      <w:r>
        <w:t xml:space="preserve">, 1982). </w:t>
      </w:r>
      <w:r>
        <w:rPr>
          <w:i/>
        </w:rPr>
        <w:t>W</w:t>
      </w:r>
      <w:r>
        <w:rPr>
          <w:i/>
          <w:vertAlign w:val="subscript"/>
        </w:rPr>
        <w:t>i</w:t>
      </w:r>
      <w:r>
        <w:t xml:space="preserve"> was assumed to be equal to 1 for all samples where taxa were found in the diet but not in the corresponding zooplankton sample. Because the maximum value of </w:t>
      </w:r>
      <w:proofErr w:type="spellStart"/>
      <w:r>
        <w:rPr>
          <w:i/>
        </w:rPr>
        <w:t>E</w:t>
      </w:r>
      <w:r>
        <w:rPr>
          <w:i/>
          <w:vertAlign w:val="subscript"/>
        </w:rPr>
        <w:t>i</w:t>
      </w:r>
      <w:proofErr w:type="spellEnd"/>
      <w:r>
        <w:rPr>
          <w:i/>
        </w:rPr>
        <w:t>*</w:t>
      </w:r>
      <w:r>
        <w:t xml:space="preserve"> varies with the number of taxa available, a value of 1 can only be achieved under impossible conditions, where </w:t>
      </w:r>
      <w:proofErr w:type="spellStart"/>
      <w:r>
        <w:rPr>
          <w:i/>
        </w:rPr>
        <w:t>r</w:t>
      </w:r>
      <w:r>
        <w:rPr>
          <w:i/>
          <w:vertAlign w:val="subscript"/>
        </w:rPr>
        <w:t>i</w:t>
      </w:r>
      <w:proofErr w:type="spellEnd"/>
      <w:r>
        <w:rPr>
          <w:i/>
          <w:vertAlign w:val="subscript"/>
        </w:rPr>
        <w:t xml:space="preserve"> </w:t>
      </w:r>
      <w:r>
        <w:t xml:space="preserve"> = 1 and </w:t>
      </w:r>
      <w:r>
        <w:rPr>
          <w:i/>
        </w:rPr>
        <w:t>p</w:t>
      </w:r>
      <w:r>
        <w:rPr>
          <w:i/>
          <w:vertAlign w:val="subscript"/>
        </w:rPr>
        <w:t>i</w:t>
      </w:r>
      <w:r>
        <w:t xml:space="preserve"> = 0 for a single taxon and the number of available taxa is infinite. To provide additional clarity to this analysis, we chose to include a threshold for each week of sampling which indicates the greatest possible value of </w:t>
      </w:r>
      <w:proofErr w:type="spellStart"/>
      <w:r>
        <w:rPr>
          <w:i/>
        </w:rPr>
        <w:t>E</w:t>
      </w:r>
      <w:r>
        <w:rPr>
          <w:i/>
          <w:vertAlign w:val="subscript"/>
        </w:rPr>
        <w:t>i</w:t>
      </w:r>
      <w:proofErr w:type="spellEnd"/>
      <w:r>
        <w:rPr>
          <w:i/>
        </w:rPr>
        <w:t>*</w:t>
      </w:r>
      <w:r>
        <w:t xml:space="preserve"> given the finite number of taxa available. </w:t>
      </w:r>
    </w:p>
    <w:p w:rsidR="00BC3597" w:rsidRDefault="004D7D4A" w14:paraId="6E02335E" w14:textId="77777777">
      <w:pPr>
        <w:pStyle w:val="Heading1"/>
        <w:spacing w:before="200"/>
      </w:pPr>
      <w:bookmarkStart w:name="_6mihekof44sc" w:colFirst="0" w:colLast="0" w:id="9"/>
      <w:bookmarkEnd w:id="9"/>
      <w:r>
        <w:t>Results</w:t>
      </w:r>
    </w:p>
    <w:p w:rsidR="00BC3597" w:rsidRDefault="004D7D4A" w14:paraId="65799542" w14:textId="77777777">
      <w:pPr>
        <w:pStyle w:val="Heading2"/>
        <w:rPr>
          <w:i w:val="0"/>
        </w:rPr>
      </w:pPr>
      <w:bookmarkStart w:name="_ufzs7uc74vup" w:colFirst="0" w:colLast="0" w:id="10"/>
      <w:bookmarkEnd w:id="10"/>
      <w:r>
        <w:rPr>
          <w:i w:val="0"/>
        </w:rPr>
        <w:t>Water temperature at the surface ranged from 3.2-19.6°C during the study period (Table S1). Surface water temperatures fluctuated from week to week and across sites, though generally temperature increased over time and all sites experienced a similar range of temperatures.</w:t>
      </w:r>
    </w:p>
    <w:p w:rsidR="00BC3597" w:rsidRDefault="00BC3597" w14:paraId="045FE56A" w14:textId="77777777"/>
    <w:p w:rsidR="00BC3597" w:rsidRDefault="004D7D4A" w14:paraId="6DF0BE37" w14:textId="77777777">
      <w:pPr>
        <w:pStyle w:val="Heading2"/>
      </w:pPr>
      <w:bookmarkStart w:name="_lhlb4hxpmt8d" w:colFirst="0" w:colLast="0" w:id="11"/>
      <w:bookmarkEnd w:id="11"/>
      <w:r>
        <w:t>Zooplankton</w:t>
      </w:r>
    </w:p>
    <w:p w:rsidR="00BC3597" w:rsidRDefault="004D7D4A" w14:paraId="47BE325A" w14:textId="77777777">
      <w:pPr>
        <w:spacing w:after="200" w:line="480" w:lineRule="auto"/>
      </w:pPr>
      <w:commentRangeStart w:id="7410385"/>
      <w:r w:rsidR="004D7D4A">
        <w:rPr/>
        <w:t>Zooplankton density and biomass increased approximately 7- and 20-fold between the first and last few weeks of sampling, but weekly average total density and biomass across all sites never exceeded 6 individuals L</w:t>
      </w:r>
      <w:r w:rsidRPr="63B89E4B" w:rsidR="004D7D4A">
        <w:rPr>
          <w:vertAlign w:val="superscript"/>
        </w:rPr>
        <w:t>-1</w:t>
      </w:r>
      <w:r w:rsidR="004D7D4A">
        <w:rPr/>
        <w:t xml:space="preserve"> and 7 µg dry L</w:t>
      </w:r>
      <w:r w:rsidRPr="63B89E4B" w:rsidR="004D7D4A">
        <w:rPr>
          <w:vertAlign w:val="superscript"/>
        </w:rPr>
        <w:t>-1</w:t>
      </w:r>
      <w:r w:rsidR="004D7D4A">
        <w:rPr/>
        <w:t>, respectively</w:t>
      </w:r>
      <w:commentRangeEnd w:id="7410385"/>
      <w:r>
        <w:rPr>
          <w:rStyle w:val="CommentReference"/>
        </w:rPr>
        <w:commentReference w:id="7410385"/>
      </w:r>
      <w:r w:rsidR="004D7D4A">
        <w:rPr/>
        <w:t xml:space="preserve"> (Fig. 2; Table S2; Table S3). Numerically, copepod </w:t>
      </w:r>
      <w:r w:rsidR="004D7D4A">
        <w:rPr/>
        <w:t>nauplii</w:t>
      </w:r>
      <w:r w:rsidR="004D7D4A">
        <w:rPr/>
        <w:t xml:space="preserve"> were the dominant taxon, with some increase in </w:t>
      </w:r>
      <w:r w:rsidR="004D7D4A">
        <w:rPr/>
        <w:t>copepodite</w:t>
      </w:r>
      <w:r w:rsidR="004D7D4A">
        <w:rPr/>
        <w:t xml:space="preserve"> and adult stages of </w:t>
      </w:r>
      <w:r w:rsidR="004D7D4A">
        <w:rPr/>
        <w:t>calanoids</w:t>
      </w:r>
      <w:r w:rsidR="004D7D4A">
        <w:rPr/>
        <w:t xml:space="preserve"> (</w:t>
      </w:r>
      <w:proofErr w:type="spellStart"/>
      <w:r w:rsidRPr="63B89E4B" w:rsidR="004D7D4A">
        <w:rPr>
          <w:i w:val="1"/>
          <w:iCs w:val="1"/>
        </w:rPr>
        <w:t>Leptodiaptomus</w:t>
      </w:r>
      <w:proofErr w:type="spellEnd"/>
      <w:r w:rsidR="004D7D4A">
        <w:rPr/>
        <w:t xml:space="preserve">, </w:t>
      </w:r>
      <w:proofErr w:type="spellStart"/>
      <w:r w:rsidRPr="63B89E4B" w:rsidR="004D7D4A">
        <w:rPr>
          <w:i w:val="1"/>
          <w:iCs w:val="1"/>
        </w:rPr>
        <w:t>Epischura</w:t>
      </w:r>
      <w:proofErr w:type="spellEnd"/>
      <w:r w:rsidR="004D7D4A">
        <w:rPr/>
        <w:t xml:space="preserve">, and </w:t>
      </w:r>
      <w:proofErr w:type="spellStart"/>
      <w:r w:rsidRPr="63B89E4B" w:rsidR="004D7D4A">
        <w:rPr>
          <w:i w:val="1"/>
          <w:iCs w:val="1"/>
        </w:rPr>
        <w:t>Limnocalanus</w:t>
      </w:r>
      <w:proofErr w:type="spellEnd"/>
      <w:r w:rsidR="004D7D4A">
        <w:rPr/>
        <w:t>) and cyclopoids (</w:t>
      </w:r>
      <w:proofErr w:type="spellStart"/>
      <w:r w:rsidRPr="63B89E4B" w:rsidR="004D7D4A">
        <w:rPr>
          <w:i w:val="1"/>
          <w:iCs w:val="1"/>
        </w:rPr>
        <w:t>Acanthocyclops</w:t>
      </w:r>
      <w:proofErr w:type="spellEnd"/>
      <w:r w:rsidR="004D7D4A">
        <w:rPr/>
        <w:t xml:space="preserve">, </w:t>
      </w:r>
      <w:proofErr w:type="spellStart"/>
      <w:r w:rsidRPr="63B89E4B" w:rsidR="004D7D4A">
        <w:rPr>
          <w:i w:val="1"/>
          <w:iCs w:val="1"/>
        </w:rPr>
        <w:t>Diacyclops</w:t>
      </w:r>
      <w:proofErr w:type="spellEnd"/>
      <w:r w:rsidR="004D7D4A">
        <w:rPr/>
        <w:t xml:space="preserve">, and </w:t>
      </w:r>
      <w:proofErr w:type="spellStart"/>
      <w:r w:rsidRPr="63B89E4B" w:rsidR="004D7D4A">
        <w:rPr>
          <w:i w:val="1"/>
          <w:iCs w:val="1"/>
        </w:rPr>
        <w:t>Mesocyclops</w:t>
      </w:r>
      <w:proofErr w:type="spellEnd"/>
      <w:r w:rsidR="004D7D4A">
        <w:rPr/>
        <w:t xml:space="preserve">) in the latter half of the sampling period and a noticeable increase in </w:t>
      </w:r>
      <w:proofErr w:type="spellStart"/>
      <w:r w:rsidR="004D7D4A">
        <w:rPr/>
        <w:t>cladocera</w:t>
      </w:r>
      <w:proofErr w:type="spellEnd"/>
      <w:r w:rsidR="004D7D4A">
        <w:rPr/>
        <w:t xml:space="preserve"> (</w:t>
      </w:r>
      <w:proofErr w:type="spellStart"/>
      <w:r w:rsidRPr="63B89E4B" w:rsidR="004D7D4A">
        <w:rPr>
          <w:i w:val="1"/>
          <w:iCs w:val="1"/>
        </w:rPr>
        <w:t>Bosmina</w:t>
      </w:r>
      <w:proofErr w:type="spellEnd"/>
      <w:r w:rsidR="004D7D4A">
        <w:rPr/>
        <w:t xml:space="preserve">, </w:t>
      </w:r>
      <w:proofErr w:type="spellStart"/>
      <w:r w:rsidRPr="63B89E4B" w:rsidR="004D7D4A">
        <w:rPr>
          <w:i w:val="1"/>
          <w:iCs w:val="1"/>
        </w:rPr>
        <w:t>Diaphanosoma</w:t>
      </w:r>
      <w:proofErr w:type="spellEnd"/>
      <w:r w:rsidR="004D7D4A">
        <w:rPr/>
        <w:t xml:space="preserve">, and </w:t>
      </w:r>
      <w:proofErr w:type="spellStart"/>
      <w:r w:rsidRPr="63B89E4B" w:rsidR="004D7D4A">
        <w:rPr>
          <w:i w:val="1"/>
          <w:iCs w:val="1"/>
        </w:rPr>
        <w:t>Holopedium</w:t>
      </w:r>
      <w:proofErr w:type="spellEnd"/>
      <w:r w:rsidR="004D7D4A">
        <w:rPr/>
        <w:t>) in the final two weeks (Fig. 2</w:t>
      </w:r>
      <w:r w:rsidRPr="63B89E4B" w:rsidR="004D7D4A">
        <w:rPr>
          <w:rFonts w:ascii="Arial Unicode MS" w:hAnsi="Arial Unicode MS" w:eastAsia="Arial Unicode MS" w:cs="Arial Unicode MS"/>
        </w:rPr>
        <w:t xml:space="preserve">). Despite their numerical dominance, </w:t>
      </w:r>
      <w:r w:rsidRPr="63B89E4B" w:rsidR="004D7D4A">
        <w:rPr>
          <w:rFonts w:ascii="Arial Unicode MS" w:hAnsi="Arial Unicode MS" w:eastAsia="Arial Unicode MS" w:cs="Arial Unicode MS"/>
        </w:rPr>
        <w:t>nauplii</w:t>
      </w:r>
      <w:r w:rsidRPr="63B89E4B" w:rsidR="004D7D4A">
        <w:rPr>
          <w:rFonts w:ascii="Arial Unicode MS" w:hAnsi="Arial Unicode MS" w:eastAsia="Arial Unicode MS" w:cs="Arial Unicode MS"/>
        </w:rPr>
        <w:t xml:space="preserve"> composed ≥ 50% of the total biomass in only </w:t>
      </w:r>
      <w:r w:rsidR="004D7D4A">
        <w:rPr/>
        <w:t xml:space="preserve">2 of the 11 weeks. Most weeks, </w:t>
      </w:r>
      <w:r w:rsidR="004D7D4A">
        <w:rPr/>
        <w:t>calanoids</w:t>
      </w:r>
      <w:r w:rsidR="004D7D4A">
        <w:rPr/>
        <w:t xml:space="preserve"> and cyclopoids composed the majority of biomass, although </w:t>
      </w:r>
      <w:proofErr w:type="spellStart"/>
      <w:r w:rsidR="004D7D4A">
        <w:rPr/>
        <w:t>cladocera</w:t>
      </w:r>
      <w:proofErr w:type="spellEnd"/>
      <w:r w:rsidR="004D7D4A">
        <w:rPr/>
        <w:t xml:space="preserve"> reached nearly 50% of total biomass by the last week </w:t>
      </w:r>
      <w:r w:rsidR="004D7D4A">
        <w:rPr/>
        <w:t xml:space="preserve">of sampling (Fig. 2). </w:t>
      </w:r>
      <w:r w:rsidRPr="63B89E4B" w:rsidR="004D7D4A">
        <w:rPr>
          <w:i w:val="1"/>
          <w:iCs w:val="1"/>
        </w:rPr>
        <w:t>Daphnia</w:t>
      </w:r>
      <w:r w:rsidR="004D7D4A">
        <w:rPr/>
        <w:t xml:space="preserve"> were present for more than half the sampling weeks but did not compose a substantial portion of the zooplankton community, and </w:t>
      </w:r>
      <w:r w:rsidRPr="63B89E4B" w:rsidR="004D7D4A">
        <w:rPr>
          <w:i w:val="1"/>
          <w:iCs w:val="1"/>
        </w:rPr>
        <w:t xml:space="preserve">B. </w:t>
      </w:r>
      <w:proofErr w:type="spellStart"/>
      <w:r w:rsidRPr="63B89E4B" w:rsidR="004D7D4A">
        <w:rPr>
          <w:i w:val="1"/>
          <w:iCs w:val="1"/>
        </w:rPr>
        <w:t>longimanus</w:t>
      </w:r>
      <w:proofErr w:type="spellEnd"/>
      <w:r w:rsidR="004D7D4A">
        <w:rPr/>
        <w:t xml:space="preserve"> was only found in the last three weeks of sampling. </w:t>
      </w:r>
    </w:p>
    <w:p w:rsidR="00BC3597" w:rsidRDefault="004D7D4A" w14:paraId="669E6F99" w14:textId="77777777">
      <w:pPr>
        <w:pStyle w:val="Heading2"/>
      </w:pPr>
      <w:bookmarkStart w:name="_8ws6n863g2cy" w:colFirst="0" w:colLast="0" w:id="12"/>
      <w:bookmarkEnd w:id="12"/>
      <w:r>
        <w:t>Larval fish</w:t>
      </w:r>
    </w:p>
    <w:p w:rsidR="00BC3597" w:rsidRDefault="004D7D4A" w14:paraId="672C36AB" w14:textId="77777777">
      <w:pPr>
        <w:spacing w:after="200" w:line="480" w:lineRule="auto"/>
      </w:pPr>
      <w:r w:rsidR="004D7D4A">
        <w:rPr/>
        <w:t xml:space="preserve">A total of 629 larval </w:t>
      </w:r>
      <w:proofErr w:type="spellStart"/>
      <w:r w:rsidR="004D7D4A">
        <w:rPr/>
        <w:t>coregonines</w:t>
      </w:r>
      <w:proofErr w:type="spellEnd"/>
      <w:r w:rsidR="004D7D4A">
        <w:rPr/>
        <w:t xml:space="preserve"> were caught over the 11 weeks of sampling. Larval </w:t>
      </w:r>
      <w:proofErr w:type="spellStart"/>
      <w:r w:rsidR="004D7D4A">
        <w:rPr/>
        <w:t>coregonines</w:t>
      </w:r>
      <w:proofErr w:type="spellEnd"/>
      <w:r w:rsidR="004D7D4A">
        <w:rPr/>
        <w:t xml:space="preserve"> were captured each week of sampling but the catches were highly variable, ranging from 7 to 206 (Fig. 3). Larval lengths ranged from 6.7 - 26.2 mm. The smallest individuals were captured in both early June and mid-July (Fig. 3), suggesting different hatch dates among cohorts or different </w:t>
      </w:r>
      <w:proofErr w:type="spellStart"/>
      <w:r w:rsidRPr="63B89E4B" w:rsidR="004D7D4A">
        <w:rPr>
          <w:i w:val="1"/>
          <w:iCs w:val="1"/>
        </w:rPr>
        <w:t>Coregonus</w:t>
      </w:r>
      <w:proofErr w:type="spellEnd"/>
      <w:r w:rsidR="004D7D4A">
        <w:rPr/>
        <w:t xml:space="preserve"> species. Overall, our sampling appeared to track a cohort between the first collections in May through early July; after which the length-frequency distribution spread and became more uniform as new 6-10 mm individuals joined the population (Fig. 3). The newly-hatched individuals in July precluded tracking individual cohorts and calculating growth rates</w:t>
      </w:r>
      <w:commentRangeStart w:id="1757204983"/>
      <w:r w:rsidR="004D7D4A">
        <w:rPr/>
        <w:t>.</w:t>
      </w:r>
      <w:commentRangeEnd w:id="1757204983"/>
      <w:r>
        <w:rPr>
          <w:rStyle w:val="CommentReference"/>
        </w:rPr>
        <w:commentReference w:id="1757204983"/>
      </w:r>
      <w:r w:rsidR="004D7D4A">
        <w:rPr/>
        <w:t xml:space="preserve"> </w:t>
      </w:r>
    </w:p>
    <w:p w:rsidR="00BC3597" w:rsidRDefault="004D7D4A" w14:paraId="263A2227" w14:textId="77777777">
      <w:pPr>
        <w:pStyle w:val="Heading2"/>
      </w:pPr>
      <w:bookmarkStart w:name="_mwywi631fuy6" w:colFirst="0" w:colLast="0" w:id="13"/>
      <w:bookmarkEnd w:id="13"/>
      <w:r>
        <w:t>Diet Composition</w:t>
      </w:r>
    </w:p>
    <w:p w:rsidR="00BC3597" w:rsidRDefault="004D7D4A" w14:paraId="1F3CF874" w14:textId="77777777">
      <w:pPr>
        <w:spacing w:line="480" w:lineRule="auto"/>
      </w:pPr>
      <w:r w:rsidRPr="63B89E4B" w:rsidR="004D7D4A">
        <w:rPr>
          <w:rFonts w:ascii="Arial Unicode MS" w:hAnsi="Arial Unicode MS" w:eastAsia="Arial Unicode MS" w:cs="Arial Unicode MS"/>
        </w:rPr>
        <w:t xml:space="preserve">A total of 623 larval </w:t>
      </w:r>
      <w:proofErr w:type="spellStart"/>
      <w:r w:rsidRPr="63B89E4B" w:rsidR="004D7D4A">
        <w:rPr>
          <w:rFonts w:ascii="Arial Unicode MS" w:hAnsi="Arial Unicode MS" w:eastAsia="Arial Unicode MS" w:cs="Arial Unicode MS"/>
        </w:rPr>
        <w:t>coregonine</w:t>
      </w:r>
      <w:proofErr w:type="spellEnd"/>
      <w:r w:rsidRPr="63B89E4B" w:rsidR="004D7D4A">
        <w:rPr>
          <w:rFonts w:ascii="Arial Unicode MS" w:hAnsi="Arial Unicode MS" w:eastAsia="Arial Unicode MS" w:cs="Arial Unicode MS"/>
        </w:rPr>
        <w:t xml:space="preserve"> stomachs were in suitable condition to be examined, 478 of which contained food. More than 20,000 prey items were enumerated and identified (Table 1). Most fish &lt; 11 mm had empty stomachs, whereas most fish ≥ 12 mm contained food (</w:t>
      </w:r>
      <w:r w:rsidR="004D7D4A">
        <w:rPr/>
        <w:t xml:space="preserve">Fig. 4). By numbers, </w:t>
      </w:r>
      <w:r w:rsidR="004D7D4A">
        <w:rPr/>
        <w:t>nauplii</w:t>
      </w:r>
      <w:r w:rsidR="004D7D4A">
        <w:rPr/>
        <w:t xml:space="preserve"> dominated larval </w:t>
      </w:r>
      <w:proofErr w:type="spellStart"/>
      <w:r w:rsidR="004D7D4A">
        <w:rPr/>
        <w:t>coregonine</w:t>
      </w:r>
      <w:proofErr w:type="spellEnd"/>
      <w:r w:rsidR="004D7D4A">
        <w:rPr/>
        <w:t xml:space="preserve"> diets throughout the sampling period, accounting for more than 55% of all prey items (Table 1, Fig. 5). The dominant diet item in May was invertebrate eggs, which composed 84% of all diet items found in larvae stomachs at this time (Fig. 5) and overlapped with a relative increase in adult </w:t>
      </w:r>
      <w:r w:rsidR="004D7D4A">
        <w:rPr/>
        <w:t>calanoid</w:t>
      </w:r>
      <w:r w:rsidR="004D7D4A">
        <w:rPr/>
        <w:t xml:space="preserve"> copepods in mid-May in surface tows (Fig. 2). Invertebrate eggs also tended to be more prevalent in smaller larvae during the first month of sampling; eggs were close to 50% of diet composition for length bins 10-12 mm, but declined to 0% at 17 mm (Fig. 6). During July, </w:t>
      </w:r>
      <w:proofErr w:type="spellStart"/>
      <w:r w:rsidR="004D7D4A">
        <w:rPr/>
        <w:t>cladocera</w:t>
      </w:r>
      <w:proofErr w:type="spellEnd"/>
      <w:r w:rsidR="004D7D4A">
        <w:rPr/>
        <w:t xml:space="preserve"> made up a greater </w:t>
      </w:r>
      <w:r w:rsidR="004D7D4A">
        <w:rPr/>
        <w:t xml:space="preserve">portion of diets by numbers compared to earlier months, with </w:t>
      </w:r>
      <w:proofErr w:type="spellStart"/>
      <w:r w:rsidRPr="63B89E4B" w:rsidR="004D7D4A">
        <w:rPr>
          <w:i w:val="1"/>
          <w:iCs w:val="1"/>
        </w:rPr>
        <w:t>Holopedium</w:t>
      </w:r>
      <w:proofErr w:type="spellEnd"/>
      <w:r w:rsidRPr="63B89E4B" w:rsidR="004D7D4A">
        <w:rPr>
          <w:i w:val="1"/>
          <w:iCs w:val="1"/>
        </w:rPr>
        <w:t xml:space="preserve"> </w:t>
      </w:r>
      <w:r w:rsidR="004D7D4A">
        <w:rPr/>
        <w:t xml:space="preserve">alone accounting for &gt; 11% of the overall diet during this period, including &gt; 60% of the diet in the last week of sampling (Fig. 5). </w:t>
      </w:r>
      <w:proofErr w:type="spellStart"/>
      <w:r w:rsidRPr="63B89E4B" w:rsidR="004D7D4A">
        <w:rPr>
          <w:i w:val="1"/>
          <w:iCs w:val="1"/>
          <w:rPrChange w:author="Rosinski, Caroline (Contractor) L" w:date="2020-03-24T13:44:33.996Z" w:id="1463319212"/>
        </w:rPr>
        <w:t>Holopedium</w:t>
      </w:r>
      <w:proofErr w:type="spellEnd"/>
      <w:r w:rsidR="004D7D4A">
        <w:rPr/>
        <w:t xml:space="preserve"> was primarily found in stomachs of larger larvae, typically &gt; 17 mm (Fig. 6). The number of cyclopoids found in larval </w:t>
      </w:r>
      <w:proofErr w:type="spellStart"/>
      <w:r w:rsidR="004D7D4A">
        <w:rPr/>
        <w:t>coregonine</w:t>
      </w:r>
      <w:proofErr w:type="spellEnd"/>
      <w:r w:rsidR="004D7D4A">
        <w:rPr/>
        <w:t xml:space="preserve"> stomachs also increased in the later months, corresponding to the increase observed in cyclopoid biomass in surface tows, particularly </w:t>
      </w:r>
      <w:proofErr w:type="spellStart"/>
      <w:r w:rsidRPr="63B89E4B" w:rsidR="004D7D4A">
        <w:rPr>
          <w:i w:val="1"/>
          <w:iCs w:val="1"/>
        </w:rPr>
        <w:t>Diacyclops</w:t>
      </w:r>
      <w:proofErr w:type="spellEnd"/>
      <w:r w:rsidR="004D7D4A">
        <w:rPr/>
        <w:t xml:space="preserve"> (Figs. 2, 5, 6). </w:t>
      </w:r>
      <w:proofErr w:type="spellStart"/>
      <w:r w:rsidRPr="63B89E4B" w:rsidR="004D7D4A">
        <w:rPr>
          <w:i w:val="1"/>
          <w:iCs w:val="1"/>
        </w:rPr>
        <w:t>Limnocalanus</w:t>
      </w:r>
      <w:proofErr w:type="spellEnd"/>
      <w:r w:rsidR="004D7D4A">
        <w:rPr/>
        <w:t xml:space="preserve">, one of the largest copepods in the Lake Superior zooplankton community, occurred more frequently in the larval diet than in the zooplankton surface tows. In particular, we found </w:t>
      </w:r>
      <w:proofErr w:type="spellStart"/>
      <w:r w:rsidRPr="63B89E4B" w:rsidR="004D7D4A">
        <w:rPr>
          <w:i w:val="1"/>
          <w:iCs w:val="1"/>
        </w:rPr>
        <w:t>Limnocalanus</w:t>
      </w:r>
      <w:proofErr w:type="spellEnd"/>
      <w:r w:rsidR="004D7D4A">
        <w:rPr/>
        <w:t xml:space="preserve"> in fish stomachs from about half (53) of all </w:t>
      </w:r>
      <w:r w:rsidR="004D7D4A">
        <w:rPr/>
        <w:t>ichthyoplankton</w:t>
      </w:r>
      <w:r w:rsidR="004D7D4A">
        <w:rPr/>
        <w:t xml:space="preserve"> tows, compared to only 16 zooplankton tows. The predatory </w:t>
      </w:r>
      <w:proofErr w:type="spellStart"/>
      <w:r w:rsidR="004D7D4A">
        <w:rPr/>
        <w:t>cladocerans</w:t>
      </w:r>
      <w:proofErr w:type="spellEnd"/>
      <w:r w:rsidR="004D7D4A">
        <w:rPr/>
        <w:t xml:space="preserve"> </w:t>
      </w:r>
      <w:r w:rsidRPr="63B89E4B" w:rsidR="004D7D4A">
        <w:rPr>
          <w:i w:val="1"/>
          <w:iCs w:val="1"/>
        </w:rPr>
        <w:t xml:space="preserve">B. </w:t>
      </w:r>
      <w:proofErr w:type="spellStart"/>
      <w:r w:rsidRPr="63B89E4B" w:rsidR="004D7D4A">
        <w:rPr>
          <w:i w:val="1"/>
          <w:iCs w:val="1"/>
        </w:rPr>
        <w:t>longimanus</w:t>
      </w:r>
      <w:proofErr w:type="spellEnd"/>
      <w:r w:rsidR="004D7D4A">
        <w:rPr/>
        <w:t xml:space="preserve"> and </w:t>
      </w:r>
      <w:r w:rsidRPr="63B89E4B" w:rsidR="004D7D4A">
        <w:rPr>
          <w:i w:val="1"/>
          <w:iCs w:val="1"/>
        </w:rPr>
        <w:t>L.</w:t>
      </w:r>
      <w:r w:rsidR="004D7D4A">
        <w:rPr/>
        <w:t xml:space="preserve"> </w:t>
      </w:r>
      <w:proofErr w:type="spellStart"/>
      <w:r w:rsidRPr="63B89E4B" w:rsidR="004D7D4A">
        <w:rPr>
          <w:i w:val="1"/>
          <w:iCs w:val="1"/>
        </w:rPr>
        <w:t>kindti</w:t>
      </w:r>
      <w:proofErr w:type="spellEnd"/>
      <w:r w:rsidRPr="63B89E4B" w:rsidR="004D7D4A">
        <w:rPr>
          <w:i w:val="1"/>
          <w:iCs w:val="1"/>
        </w:rPr>
        <w:t xml:space="preserve"> </w:t>
      </w:r>
      <w:r w:rsidR="004D7D4A">
        <w:rPr/>
        <w:t>were relatively rare in both numbers consumed (15 and 12 individuals total, respectively) and frequency of occurrence (4% and 2%, respectively).</w:t>
      </w:r>
    </w:p>
    <w:p w:rsidR="00BC3597" w:rsidRDefault="004D7D4A" w14:paraId="01143C28" w14:textId="77777777">
      <w:pPr>
        <w:spacing w:after="200" w:line="480" w:lineRule="auto"/>
        <w:ind w:firstLine="360"/>
      </w:pPr>
      <w:r>
        <w:t xml:space="preserve">Only 32% of 148 larvae captured in May had food present in their stomachs when zooplankton density and biomass were low and larvae were relatively small. However, 95% of 169 captured larvae had food in their stomachs in July when zooplankton were more abundant and larval </w:t>
      </w:r>
      <w:proofErr w:type="spellStart"/>
      <w:r>
        <w:t>coregonines</w:t>
      </w:r>
      <w:proofErr w:type="spellEnd"/>
      <w:r>
        <w:t xml:space="preserve"> spanned a greater length range than in May (Figs. 2, 3). The larvae that did feed in the first two weeks of sampling in May had relatively few items per stomach compared to fish from later weeks (Fig. 5); larval fish stomachs contained an average (± SE) of 10.0 ± 5.7 prey items per stomach during the first two weeks of sampling compared to 88.9 ± 44.2 prey items per stomach during the final two weeks of July. </w:t>
      </w:r>
    </w:p>
    <w:p w:rsidR="00BC3597" w:rsidRDefault="004D7D4A" w14:paraId="00547EFC" w14:textId="77777777">
      <w:pPr>
        <w:pStyle w:val="Heading2"/>
      </w:pPr>
      <w:bookmarkStart w:name="_zlf5mjytflf" w:colFirst="0" w:colLast="0" w:id="14"/>
      <w:bookmarkEnd w:id="14"/>
      <w:r>
        <w:t>Larval Yolk Condition and Feeding</w:t>
      </w:r>
    </w:p>
    <w:p w:rsidR="00BC3597" w:rsidRDefault="004D7D4A" w14:paraId="449842B8" w14:textId="77777777">
      <w:pPr>
        <w:spacing w:after="200" w:line="480" w:lineRule="auto"/>
      </w:pPr>
      <w:r>
        <w:t xml:space="preserve">A subset of 431 larvae were examined to determine if endogenous energy reserves and exogenous feeding overlapped and to estimate the length when larvae began feeding exogenously. Almost 100% of larvae &lt; 11 mm had a yolk sac, and more than 75% of them had empty stomachs (Fig. 4). The percent of larvae with food in their stomachs increased from 18% at 10 mm to &gt; 75% at 12 mm, while the percent with yolk sacs decreased from 97% to &lt; 20% </w:t>
      </w:r>
      <w:r>
        <w:lastRenderedPageBreak/>
        <w:t>over the same length interval. These trends continued such that all larvae &gt; 16 mm had fully absorbed yolk sacs and food in their stomachs.</w:t>
      </w:r>
    </w:p>
    <w:p w:rsidR="00BC3597" w:rsidRDefault="004D7D4A" w14:paraId="20446286" w14:textId="77777777">
      <w:pPr>
        <w:pStyle w:val="Heading2"/>
      </w:pPr>
      <w:bookmarkStart w:name="_5hwn47fj64vo" w:colFirst="0" w:colLast="0" w:id="15"/>
      <w:bookmarkEnd w:id="15"/>
      <w:r>
        <w:t>Electivity trends</w:t>
      </w:r>
    </w:p>
    <w:p w:rsidR="00BC3597" w:rsidRDefault="004D7D4A" w14:paraId="7A847C4D" w14:textId="77777777">
      <w:pPr>
        <w:spacing w:after="240" w:line="480" w:lineRule="auto"/>
      </w:pPr>
      <w:r>
        <w:t xml:space="preserve">Larval </w:t>
      </w:r>
      <w:proofErr w:type="spellStart"/>
      <w:r>
        <w:t>coregonines</w:t>
      </w:r>
      <w:proofErr w:type="spellEnd"/>
      <w:r>
        <w:t xml:space="preserve"> exhibited a wide range of </w:t>
      </w:r>
      <w:proofErr w:type="spellStart"/>
      <w:r>
        <w:t>electivities</w:t>
      </w:r>
      <w:proofErr w:type="spellEnd"/>
      <w:r>
        <w:t xml:space="preserve"> for copepods. Adult </w:t>
      </w:r>
      <w:proofErr w:type="spellStart"/>
      <w:r>
        <w:t>calanoids</w:t>
      </w:r>
      <w:proofErr w:type="spellEnd"/>
      <w:r>
        <w:t xml:space="preserve"> and cyclopoids were positively or neutrally selected nearly every week, whereas cyclopoid </w:t>
      </w:r>
      <w:proofErr w:type="spellStart"/>
      <w:r>
        <w:t>copepodites</w:t>
      </w:r>
      <w:proofErr w:type="spellEnd"/>
      <w:r>
        <w:t xml:space="preserve"> were generally negatively or neutrally selected (Fig. 7). Although copepod </w:t>
      </w:r>
      <w:proofErr w:type="spellStart"/>
      <w:r>
        <w:t>nauplii</w:t>
      </w:r>
      <w:proofErr w:type="spellEnd"/>
      <w:r>
        <w:t xml:space="preserve"> were the most abundant and most frequently consumed prey taxon (Figs. 2, 5), their </w:t>
      </w:r>
      <w:r>
        <w:rPr>
          <w:i/>
        </w:rPr>
        <w:t>E*</w:t>
      </w:r>
      <w:r>
        <w:t xml:space="preserve"> estimates were negative during May and early June, positive in June, and then neutral in July (Fig. 7). For </w:t>
      </w:r>
      <w:proofErr w:type="spellStart"/>
      <w:r>
        <w:t>cladocera</w:t>
      </w:r>
      <w:proofErr w:type="spellEnd"/>
      <w:r>
        <w:t xml:space="preserve">, </w:t>
      </w:r>
      <w:proofErr w:type="spellStart"/>
      <w:r>
        <w:rPr>
          <w:i/>
        </w:rPr>
        <w:t>Diaphanosoma</w:t>
      </w:r>
      <w:proofErr w:type="spellEnd"/>
      <w:r>
        <w:t xml:space="preserve"> was generally positively selected, whereas </w:t>
      </w:r>
      <w:proofErr w:type="spellStart"/>
      <w:r>
        <w:rPr>
          <w:i/>
        </w:rPr>
        <w:t>Bosmina</w:t>
      </w:r>
      <w:proofErr w:type="spellEnd"/>
      <w:r>
        <w:t xml:space="preserve"> was negatively selected, and </w:t>
      </w:r>
      <w:r>
        <w:rPr>
          <w:i/>
        </w:rPr>
        <w:t>Daphnia</w:t>
      </w:r>
      <w:r>
        <w:t xml:space="preserve"> and </w:t>
      </w:r>
      <w:proofErr w:type="spellStart"/>
      <w:r>
        <w:rPr>
          <w:i/>
        </w:rPr>
        <w:t>Holopedium</w:t>
      </w:r>
      <w:proofErr w:type="spellEnd"/>
      <w:r>
        <w:t xml:space="preserve"> </w:t>
      </w:r>
      <w:proofErr w:type="spellStart"/>
      <w:r>
        <w:t>electivities</w:t>
      </w:r>
      <w:proofErr w:type="spellEnd"/>
      <w:r>
        <w:t xml:space="preserve"> were variable, ranging from positive to neutral to negative (Fig. 7).  </w:t>
      </w:r>
    </w:p>
    <w:p w:rsidR="00BC3597" w:rsidRDefault="004D7D4A" w14:paraId="47A19D11" w14:textId="77777777">
      <w:pPr>
        <w:pStyle w:val="Heading1"/>
      </w:pPr>
      <w:bookmarkStart w:name="_t1sl8ol9sxb6" w:colFirst="0" w:colLast="0" w:id="16"/>
      <w:bookmarkEnd w:id="16"/>
      <w:r>
        <w:t>Discussion</w:t>
      </w:r>
    </w:p>
    <w:p w:rsidR="00BC3597" w:rsidRDefault="004D7D4A" w14:paraId="1E138233" w14:textId="77777777">
      <w:pPr>
        <w:spacing w:line="480" w:lineRule="auto"/>
      </w:pPr>
      <w:r>
        <w:t xml:space="preserve">Larval </w:t>
      </w:r>
      <w:proofErr w:type="spellStart"/>
      <w:r>
        <w:t>coregonines</w:t>
      </w:r>
      <w:proofErr w:type="spellEnd"/>
      <w:r>
        <w:t xml:space="preserve"> appear able to withstand extended periods after hatch without feeding. The relatively smooth increase in gut contents and concurrent decrease in yolk-sac presence from 6 to 14 mm suggest larvae have a wide “window of opportunity” to begin exogenous feeding, and thus resistance to starvation (Miller et al., 1988). In laboratory studies, larval cisco from Lake Mendota recovered from 18 days of starvation (John and </w:t>
      </w:r>
      <w:proofErr w:type="spellStart"/>
      <w:r>
        <w:t>Hasler</w:t>
      </w:r>
      <w:proofErr w:type="spellEnd"/>
      <w:r>
        <w:t xml:space="preserve">, 1956) and larval bloater from Lake Michigan did not reach 50% mortality until &gt; 25 days of starvation (Rice et al., 1987a). The relatively low frequency of occurrence of food in the gut and the number of prey items per stomach in May compared to June, despite similar zooplankton densities and biomass in the two months, suggests larval </w:t>
      </w:r>
      <w:proofErr w:type="spellStart"/>
      <w:r>
        <w:t>coregonines</w:t>
      </w:r>
      <w:proofErr w:type="spellEnd"/>
      <w:r>
        <w:t xml:space="preserve"> were unable to feed efficiently after hatch or did not need to feed immediately after hatch while endogenous resources were available. The general pattern we observed was nearly identical to that reported in the Apostle Islands and Black Bay, Lake Superior, in 1974 (</w:t>
      </w:r>
      <w:proofErr w:type="spellStart"/>
      <w:r>
        <w:t>Selgeby</w:t>
      </w:r>
      <w:proofErr w:type="spellEnd"/>
      <w:r>
        <w:t xml:space="preserve"> et al., 1994) and in the St. </w:t>
      </w:r>
      <w:proofErr w:type="spellStart"/>
      <w:r>
        <w:t>Marys</w:t>
      </w:r>
      <w:proofErr w:type="spellEnd"/>
      <w:r>
        <w:t xml:space="preserve"> River in 1992 (</w:t>
      </w:r>
      <w:proofErr w:type="spellStart"/>
      <w:r>
        <w:t>Savino</w:t>
      </w:r>
      <w:proofErr w:type="spellEnd"/>
      <w:r>
        <w:t xml:space="preserve"> et al., </w:t>
      </w:r>
      <w:r>
        <w:lastRenderedPageBreak/>
        <w:t xml:space="preserve">1994). Collectively, the period between hatch and 13-14 mm may represent a critical time for first feeding in larval </w:t>
      </w:r>
      <w:proofErr w:type="spellStart"/>
      <w:r>
        <w:t>coregonines</w:t>
      </w:r>
      <w:proofErr w:type="spellEnd"/>
      <w:r>
        <w:t>.</w:t>
      </w:r>
    </w:p>
    <w:p w:rsidR="00BC3597" w:rsidRDefault="004D7D4A" w14:paraId="6D769D04" w14:textId="77777777">
      <w:pPr>
        <w:spacing w:line="480" w:lineRule="auto"/>
        <w:ind w:firstLine="360"/>
      </w:pPr>
      <w:r>
        <w:t xml:space="preserve">Diet composition in 2018 was generally consistent with earlier studies in Lake Superior and the St. </w:t>
      </w:r>
      <w:proofErr w:type="spellStart"/>
      <w:r>
        <w:t>Marys</w:t>
      </w:r>
      <w:proofErr w:type="spellEnd"/>
      <w:r>
        <w:t xml:space="preserve"> River that found copepods, and in particular </w:t>
      </w:r>
      <w:proofErr w:type="spellStart"/>
      <w:r>
        <w:t>nauplii</w:t>
      </w:r>
      <w:proofErr w:type="spellEnd"/>
      <w:r>
        <w:t xml:space="preserve">, the dominant prey for larval </w:t>
      </w:r>
      <w:proofErr w:type="spellStart"/>
      <w:r>
        <w:t>coregonines</w:t>
      </w:r>
      <w:proofErr w:type="spellEnd"/>
      <w:r>
        <w:t xml:space="preserve"> (Anderson and Smith, 1971; </w:t>
      </w:r>
      <w:proofErr w:type="spellStart"/>
      <w:r>
        <w:t>Savino</w:t>
      </w:r>
      <w:proofErr w:type="spellEnd"/>
      <w:r>
        <w:t xml:space="preserve"> et al., 1994; </w:t>
      </w:r>
      <w:proofErr w:type="spellStart"/>
      <w:r>
        <w:t>Selgeby</w:t>
      </w:r>
      <w:proofErr w:type="spellEnd"/>
      <w:r>
        <w:t xml:space="preserve"> et al., 1994). However, we found three major exceptions - invertebrate eggs, </w:t>
      </w:r>
      <w:proofErr w:type="spellStart"/>
      <w:r>
        <w:rPr>
          <w:i/>
        </w:rPr>
        <w:t>Holopedium</w:t>
      </w:r>
      <w:proofErr w:type="spellEnd"/>
      <w:r>
        <w:t xml:space="preserve">, and </w:t>
      </w:r>
      <w:proofErr w:type="spellStart"/>
      <w:r>
        <w:rPr>
          <w:i/>
        </w:rPr>
        <w:t>Limnocalanus</w:t>
      </w:r>
      <w:proofErr w:type="spellEnd"/>
      <w:r>
        <w:t xml:space="preserve"> were common diet items in 2018 but virtually absent in larval fish in 1974 (Table 1). Invertebrate eggs were a dominant prey in May 2018, and although we did not conclusively identify the eggs, they were characteristic of copepod eggs at a time when fecund adult </w:t>
      </w:r>
      <w:proofErr w:type="spellStart"/>
      <w:r>
        <w:t>calanoid</w:t>
      </w:r>
      <w:proofErr w:type="spellEnd"/>
      <w:r>
        <w:t xml:space="preserve"> copepods increased in our zooplankton nets. Zooplankton eggs may represent a relatively easy meal for larval fish because they lack an escape response to predators. The absence of </w:t>
      </w:r>
      <w:proofErr w:type="spellStart"/>
      <w:r>
        <w:rPr>
          <w:i/>
        </w:rPr>
        <w:t>Holopedium</w:t>
      </w:r>
      <w:proofErr w:type="spellEnd"/>
      <w:r>
        <w:t xml:space="preserve"> in 1974 diets could be a result of an earlier termination of sampling (3 July) compared to 2018 (25 July), or increases in </w:t>
      </w:r>
      <w:proofErr w:type="spellStart"/>
      <w:r>
        <w:rPr>
          <w:i/>
        </w:rPr>
        <w:t>Holopedium</w:t>
      </w:r>
      <w:proofErr w:type="spellEnd"/>
      <w:r>
        <w:t xml:space="preserve"> abundance between the 1970s and more recent periods (Brown and </w:t>
      </w:r>
      <w:proofErr w:type="spellStart"/>
      <w:r>
        <w:t>Branstrator</w:t>
      </w:r>
      <w:proofErr w:type="spellEnd"/>
      <w:r>
        <w:t xml:space="preserve">, 2004). Unlike the summer-dependent </w:t>
      </w:r>
      <w:proofErr w:type="spellStart"/>
      <w:r>
        <w:rPr>
          <w:i/>
        </w:rPr>
        <w:t>Holopedium</w:t>
      </w:r>
      <w:proofErr w:type="spellEnd"/>
      <w:r>
        <w:t xml:space="preserve">, </w:t>
      </w:r>
      <w:proofErr w:type="spellStart"/>
      <w:r>
        <w:rPr>
          <w:i/>
        </w:rPr>
        <w:t>Limnocalanus</w:t>
      </w:r>
      <w:proofErr w:type="spellEnd"/>
      <w:r>
        <w:t xml:space="preserve"> is a </w:t>
      </w:r>
      <w:proofErr w:type="spellStart"/>
      <w:r>
        <w:t>coldwater</w:t>
      </w:r>
      <w:proofErr w:type="spellEnd"/>
      <w:r>
        <w:t xml:space="preserve"> species that overlaps with larval </w:t>
      </w:r>
      <w:proofErr w:type="spellStart"/>
      <w:r>
        <w:t>coregonines</w:t>
      </w:r>
      <w:proofErr w:type="spellEnd"/>
      <w:r>
        <w:t xml:space="preserve"> from hatch. In 2018, </w:t>
      </w:r>
      <w:proofErr w:type="spellStart"/>
      <w:r>
        <w:rPr>
          <w:i/>
        </w:rPr>
        <w:t>Limnocalanus</w:t>
      </w:r>
      <w:proofErr w:type="spellEnd"/>
      <w:r>
        <w:t xml:space="preserve"> was a frequent and generally positively-selected diet item throughout the entire sampling period and the predominant adult </w:t>
      </w:r>
      <w:proofErr w:type="spellStart"/>
      <w:r>
        <w:t>calanoid</w:t>
      </w:r>
      <w:proofErr w:type="spellEnd"/>
      <w:r>
        <w:t xml:space="preserve"> copepod in the diet. In 1974, sampling for both larvae and zooplankton in the Apostle Islands covered the entire water column, but few </w:t>
      </w:r>
      <w:proofErr w:type="spellStart"/>
      <w:r>
        <w:rPr>
          <w:i/>
        </w:rPr>
        <w:t>Limnocalanus</w:t>
      </w:r>
      <w:proofErr w:type="spellEnd"/>
      <w:r>
        <w:t xml:space="preserve"> (12 total) were found in over 700 stomachs that contained food (</w:t>
      </w:r>
      <w:proofErr w:type="spellStart"/>
      <w:r>
        <w:t>Selgeby</w:t>
      </w:r>
      <w:proofErr w:type="spellEnd"/>
      <w:r>
        <w:t xml:space="preserve"> et al., 1994) compared to 2018 (&gt; 850 total </w:t>
      </w:r>
      <w:proofErr w:type="spellStart"/>
      <w:r>
        <w:rPr>
          <w:i/>
        </w:rPr>
        <w:t>Limnocalanus</w:t>
      </w:r>
      <w:proofErr w:type="spellEnd"/>
      <w:r>
        <w:t xml:space="preserve"> in &lt; 500 stomachs). Interestingly, </w:t>
      </w:r>
      <w:proofErr w:type="spellStart"/>
      <w:r>
        <w:rPr>
          <w:i/>
        </w:rPr>
        <w:t>Limnocalanus</w:t>
      </w:r>
      <w:proofErr w:type="spellEnd"/>
      <w:r>
        <w:t xml:space="preserve"> was absent in surface zooplankton tows for three of the last four weeks of sampling in 2018, suggesting larval </w:t>
      </w:r>
      <w:proofErr w:type="spellStart"/>
      <w:r>
        <w:t>coregonines</w:t>
      </w:r>
      <w:proofErr w:type="spellEnd"/>
      <w:r>
        <w:t xml:space="preserve"> were not feeding exclusively at the surface during our sampling. </w:t>
      </w:r>
      <w:proofErr w:type="spellStart"/>
      <w:r>
        <w:t>Coregonine</w:t>
      </w:r>
      <w:proofErr w:type="spellEnd"/>
      <w:r>
        <w:t xml:space="preserve"> larvae can be vertically separated from prey during the day (</w:t>
      </w:r>
      <w:proofErr w:type="spellStart"/>
      <w:r>
        <w:t>Eckmann</w:t>
      </w:r>
      <w:proofErr w:type="spellEnd"/>
      <w:r>
        <w:t xml:space="preserve">, 1989; </w:t>
      </w:r>
      <w:proofErr w:type="spellStart"/>
      <w:r>
        <w:t>Ventling-Schwank</w:t>
      </w:r>
      <w:proofErr w:type="spellEnd"/>
      <w:r>
        <w:t xml:space="preserve"> and </w:t>
      </w:r>
      <w:proofErr w:type="spellStart"/>
      <w:r>
        <w:t>Meng</w:t>
      </w:r>
      <w:proofErr w:type="spellEnd"/>
      <w:r>
        <w:t xml:space="preserve">, 1995), which would confound our estimates of </w:t>
      </w:r>
      <w:proofErr w:type="spellStart"/>
      <w:r>
        <w:t>electivities</w:t>
      </w:r>
      <w:proofErr w:type="spellEnd"/>
      <w:r>
        <w:t xml:space="preserve">. Nevertheless, our comparison of </w:t>
      </w:r>
      <w:proofErr w:type="spellStart"/>
      <w:r>
        <w:rPr>
          <w:i/>
        </w:rPr>
        <w:t>Limnocalanus</w:t>
      </w:r>
      <w:proofErr w:type="spellEnd"/>
      <w:r>
        <w:t xml:space="preserve"> in the diets of larval </w:t>
      </w:r>
      <w:proofErr w:type="spellStart"/>
      <w:r>
        <w:t>coregonines</w:t>
      </w:r>
      <w:proofErr w:type="spellEnd"/>
      <w:r>
        <w:t xml:space="preserve">, for these two specific sampling campaigns </w:t>
      </w:r>
      <w:r>
        <w:lastRenderedPageBreak/>
        <w:t xml:space="preserve">separated by 34 years, suggests a stark contrast in the availability of the adult stages of this important, large-bodied </w:t>
      </w:r>
      <w:proofErr w:type="spellStart"/>
      <w:r>
        <w:t>calanoid</w:t>
      </w:r>
      <w:proofErr w:type="spellEnd"/>
      <w:r>
        <w:t xml:space="preserve"> to larval </w:t>
      </w:r>
      <w:proofErr w:type="spellStart"/>
      <w:r>
        <w:t>coregonines</w:t>
      </w:r>
      <w:proofErr w:type="spellEnd"/>
      <w:r>
        <w:t xml:space="preserve"> in the Apostle Islands region.</w:t>
      </w:r>
    </w:p>
    <w:p w:rsidR="00BC3597" w:rsidRDefault="004D7D4A" w14:paraId="7A728F05" w14:textId="77777777">
      <w:pPr>
        <w:spacing w:line="480" w:lineRule="auto"/>
        <w:ind w:firstLine="360"/>
      </w:pPr>
      <w:r w:rsidR="004D7D4A">
        <w:rPr/>
        <w:t>The patterns of zooplankton community composition and seasonal change, as assessed by our surface tows from mid-May to the end of July, were as expected (</w:t>
      </w:r>
      <w:proofErr w:type="spellStart"/>
      <w:r w:rsidR="004D7D4A">
        <w:rPr/>
        <w:t>Barbiero</w:t>
      </w:r>
      <w:proofErr w:type="spellEnd"/>
      <w:r w:rsidR="004D7D4A">
        <w:rPr/>
        <w:t xml:space="preserve"> et al., 2019; Brown and </w:t>
      </w:r>
      <w:proofErr w:type="spellStart"/>
      <w:r w:rsidR="004D7D4A">
        <w:rPr/>
        <w:t>Branstrator</w:t>
      </w:r>
      <w:proofErr w:type="spellEnd"/>
      <w:r w:rsidR="004D7D4A">
        <w:rPr/>
        <w:t xml:space="preserve">, 2004; </w:t>
      </w:r>
      <w:proofErr w:type="spellStart"/>
      <w:r w:rsidR="004D7D4A">
        <w:rPr/>
        <w:t>Selgeby</w:t>
      </w:r>
      <w:proofErr w:type="spellEnd"/>
      <w:r w:rsidR="004D7D4A">
        <w:rPr/>
        <w:t xml:space="preserve">, 1975). In May, the community was dominated by copepods, especially </w:t>
      </w:r>
      <w:r w:rsidR="004D7D4A">
        <w:rPr/>
        <w:t>nauplii</w:t>
      </w:r>
      <w:r w:rsidR="004D7D4A">
        <w:rPr/>
        <w:t xml:space="preserve"> by numbers and </w:t>
      </w:r>
      <w:r w:rsidR="004D7D4A">
        <w:rPr/>
        <w:t>calanoids</w:t>
      </w:r>
      <w:r w:rsidR="004D7D4A">
        <w:rPr/>
        <w:t xml:space="preserve"> by biomass. Starting in mid-June, </w:t>
      </w:r>
      <w:r w:rsidR="004D7D4A">
        <w:rPr/>
        <w:t>calanoid</w:t>
      </w:r>
      <w:r w:rsidR="004D7D4A">
        <w:rPr/>
        <w:t xml:space="preserve"> and cyclopoid </w:t>
      </w:r>
      <w:r w:rsidR="004D7D4A">
        <w:rPr/>
        <w:t>copepodites</w:t>
      </w:r>
      <w:r w:rsidR="004D7D4A">
        <w:rPr/>
        <w:t xml:space="preserve"> increased in both density and biomass until peaking mid-July when </w:t>
      </w:r>
      <w:proofErr w:type="spellStart"/>
      <w:r w:rsidR="004D7D4A">
        <w:rPr/>
        <w:t>cladocerans</w:t>
      </w:r>
      <w:proofErr w:type="spellEnd"/>
      <w:r w:rsidR="004D7D4A">
        <w:rPr/>
        <w:t xml:space="preserve">, especially </w:t>
      </w:r>
      <w:proofErr w:type="spellStart"/>
      <w:r w:rsidRPr="63B89E4B" w:rsidR="004D7D4A">
        <w:rPr>
          <w:i w:val="1"/>
          <w:iCs w:val="1"/>
        </w:rPr>
        <w:t>Holopedium</w:t>
      </w:r>
      <w:proofErr w:type="spellEnd"/>
      <w:r w:rsidR="004D7D4A">
        <w:rPr/>
        <w:t xml:space="preserve">, sharply increased. The consistent presence of adult </w:t>
      </w:r>
      <w:r w:rsidR="004D7D4A">
        <w:rPr/>
        <w:t>calanoids</w:t>
      </w:r>
      <w:r w:rsidR="004D7D4A">
        <w:rPr/>
        <w:t xml:space="preserve"> in both larval </w:t>
      </w:r>
      <w:proofErr w:type="spellStart"/>
      <w:r w:rsidR="004D7D4A">
        <w:rPr/>
        <w:t>coregonine</w:t>
      </w:r>
      <w:proofErr w:type="spellEnd"/>
      <w:r w:rsidR="004D7D4A">
        <w:rPr/>
        <w:t xml:space="preserve"> guts and the environment throughout the sampling period, and their positive/neutral selection by larvae, suggest adult </w:t>
      </w:r>
      <w:r w:rsidR="004D7D4A">
        <w:rPr/>
        <w:t>calanoids</w:t>
      </w:r>
      <w:r w:rsidR="004D7D4A">
        <w:rPr/>
        <w:t xml:space="preserve"> are an important prey taxon, especially given the larger body mass of </w:t>
      </w:r>
      <w:r w:rsidR="004D7D4A">
        <w:rPr/>
        <w:t>calanoids</w:t>
      </w:r>
      <w:r w:rsidR="004D7D4A">
        <w:rPr/>
        <w:t xml:space="preserve"> compared to smaller prey taxa. Larval </w:t>
      </w:r>
      <w:proofErr w:type="spellStart"/>
      <w:r w:rsidR="004D7D4A">
        <w:rPr/>
        <w:t>coregonines</w:t>
      </w:r>
      <w:proofErr w:type="spellEnd"/>
      <w:r w:rsidR="004D7D4A">
        <w:rPr/>
        <w:t xml:space="preserve"> also showed positive selection for </w:t>
      </w:r>
      <w:proofErr w:type="spellStart"/>
      <w:r w:rsidRPr="63B89E4B" w:rsidR="004D7D4A">
        <w:rPr>
          <w:i w:val="1"/>
          <w:iCs w:val="1"/>
        </w:rPr>
        <w:t>Holepedium</w:t>
      </w:r>
      <w:proofErr w:type="spellEnd"/>
      <w:r w:rsidR="004D7D4A">
        <w:rPr/>
        <w:t xml:space="preserve"> when the relatively large-bodied </w:t>
      </w:r>
      <w:proofErr w:type="spellStart"/>
      <w:r w:rsidR="004D7D4A">
        <w:rPr/>
        <w:t>cladoceran</w:t>
      </w:r>
      <w:proofErr w:type="spellEnd"/>
      <w:r w:rsidR="004D7D4A">
        <w:rPr/>
        <w:t xml:space="preserve"> started to become abundant in July, further confirming larvae preference for larger taxa. Similarly, adult </w:t>
      </w:r>
      <w:r w:rsidR="004D7D4A">
        <w:rPr/>
        <w:t>calanoids</w:t>
      </w:r>
      <w:r w:rsidR="004D7D4A">
        <w:rPr/>
        <w:t xml:space="preserve"> are an important component of adult cisco diets in Lake Superior, particularly in winter and spring, as are </w:t>
      </w:r>
      <w:proofErr w:type="spellStart"/>
      <w:r w:rsidR="004D7D4A">
        <w:rPr/>
        <w:t>cladoceran</w:t>
      </w:r>
      <w:proofErr w:type="spellEnd"/>
      <w:r w:rsidR="004D7D4A">
        <w:rPr/>
        <w:t xml:space="preserve"> prey in summer and fall (Dryer and </w:t>
      </w:r>
      <w:proofErr w:type="spellStart"/>
      <w:r w:rsidR="004D7D4A">
        <w:rPr/>
        <w:t>Beil</w:t>
      </w:r>
      <w:proofErr w:type="spellEnd"/>
      <w:r w:rsidR="004D7D4A">
        <w:rPr/>
        <w:t xml:space="preserve">, 1964; Gamble et al., 2011a,b; Link et al., 1995; Rosinski et al., in press). </w:t>
      </w:r>
      <w:commentRangeStart w:id="1006108209"/>
      <w:r w:rsidR="004D7D4A">
        <w:rPr/>
        <w:t>Our results, combined with observations of adults, suggest diets of cisco are fairly consistent across much of their life. Bloater (</w:t>
      </w:r>
      <w:r w:rsidRPr="63B89E4B" w:rsidR="004D7D4A">
        <w:rPr>
          <w:i w:val="1"/>
          <w:iCs w:val="1"/>
        </w:rPr>
        <w:t xml:space="preserve">C. </w:t>
      </w:r>
      <w:proofErr w:type="spellStart"/>
      <w:r w:rsidRPr="63B89E4B" w:rsidR="004D7D4A">
        <w:rPr>
          <w:i w:val="1"/>
          <w:iCs w:val="1"/>
        </w:rPr>
        <w:t>hoyi</w:t>
      </w:r>
      <w:proofErr w:type="spellEnd"/>
      <w:r w:rsidR="004D7D4A">
        <w:rPr/>
        <w:t xml:space="preserve">) and </w:t>
      </w:r>
      <w:proofErr w:type="spellStart"/>
      <w:r w:rsidR="004D7D4A">
        <w:rPr/>
        <w:t>kiyi</w:t>
      </w:r>
      <w:proofErr w:type="spellEnd"/>
      <w:r w:rsidR="004D7D4A">
        <w:rPr/>
        <w:t xml:space="preserve"> (</w:t>
      </w:r>
      <w:r w:rsidRPr="63B89E4B" w:rsidR="004D7D4A">
        <w:rPr>
          <w:i w:val="1"/>
          <w:iCs w:val="1"/>
        </w:rPr>
        <w:t xml:space="preserve">C. </w:t>
      </w:r>
      <w:proofErr w:type="spellStart"/>
      <w:r w:rsidRPr="63B89E4B" w:rsidR="004D7D4A">
        <w:rPr>
          <w:i w:val="1"/>
          <w:iCs w:val="1"/>
        </w:rPr>
        <w:t>kiyi</w:t>
      </w:r>
      <w:proofErr w:type="spellEnd"/>
      <w:r w:rsidRPr="63B89E4B" w:rsidR="004D7D4A">
        <w:rPr>
          <w:i w:val="1"/>
          <w:iCs w:val="1"/>
        </w:rPr>
        <w:t>)</w:t>
      </w:r>
      <w:r w:rsidR="004D7D4A">
        <w:rPr/>
        <w:t xml:space="preserve"> tend to consume the macroinvertebrates </w:t>
      </w:r>
      <w:proofErr w:type="spellStart"/>
      <w:r w:rsidRPr="63B89E4B" w:rsidR="004D7D4A">
        <w:rPr>
          <w:i w:val="1"/>
          <w:iCs w:val="1"/>
        </w:rPr>
        <w:t>Diporeia</w:t>
      </w:r>
      <w:proofErr w:type="spellEnd"/>
      <w:r w:rsidR="004D7D4A">
        <w:rPr/>
        <w:t xml:space="preserve"> and </w:t>
      </w:r>
      <w:r w:rsidRPr="63B89E4B" w:rsidR="004D7D4A">
        <w:rPr>
          <w:i w:val="1"/>
          <w:iCs w:val="1"/>
        </w:rPr>
        <w:t>Mysis</w:t>
      </w:r>
      <w:r w:rsidR="004D7D4A">
        <w:rPr/>
        <w:t xml:space="preserve"> at older life-stages in Lake Superior (Gamble et al., 2011a,b;  Rosinski et al., in press), such that these species must undergo an ontogenetic diet switch between the larval and older life stages.</w:t>
      </w:r>
      <w:commentRangeEnd w:id="1006108209"/>
      <w:r>
        <w:rPr>
          <w:rStyle w:val="CommentReference"/>
        </w:rPr>
        <w:commentReference w:id="1006108209"/>
      </w:r>
    </w:p>
    <w:p w:rsidR="00BC3597" w:rsidRDefault="004D7D4A" w14:paraId="17E5BAAA" w14:textId="77777777">
      <w:pPr>
        <w:spacing w:line="480" w:lineRule="auto"/>
        <w:ind w:firstLine="360"/>
      </w:pPr>
      <w:r w:rsidR="004D7D4A">
        <w:rPr/>
        <w:t xml:space="preserve">A cohort of larval </w:t>
      </w:r>
      <w:proofErr w:type="spellStart"/>
      <w:r w:rsidR="004D7D4A">
        <w:rPr/>
        <w:t>coregonines</w:t>
      </w:r>
      <w:proofErr w:type="spellEnd"/>
      <w:r w:rsidR="004D7D4A">
        <w:rPr/>
        <w:t xml:space="preserve"> was evident during the first week of sampling, and was easily tracked until mid-June. By the end of June and in mid-July, we observed an increase in the smallest-sized </w:t>
      </w:r>
      <w:proofErr w:type="spellStart"/>
      <w:r w:rsidR="004D7D4A">
        <w:rPr/>
        <w:t>coregonines</w:t>
      </w:r>
      <w:proofErr w:type="spellEnd"/>
      <w:r w:rsidR="004D7D4A">
        <w:rPr/>
        <w:t xml:space="preserve"> (down to 6 mm), suggesting a second cohort of larval </w:t>
      </w:r>
      <w:proofErr w:type="spellStart"/>
      <w:r w:rsidR="004D7D4A">
        <w:rPr/>
        <w:t>coregonines</w:t>
      </w:r>
      <w:proofErr w:type="spellEnd"/>
      <w:r w:rsidR="004D7D4A">
        <w:rPr/>
        <w:t xml:space="preserve">. While larval cisco are found in surface waters after hatch in spring in Lake Superior (Hatch and Underhill, 1988; Myers et al., 2008), larval bloater in Lake Michigan appear in surface waters </w:t>
      </w:r>
      <w:r w:rsidR="004D7D4A">
        <w:rPr/>
        <w:t xml:space="preserve">starting in June or July and continue through August (Rice et al., 1987b). Virtually nothing is known about the early life history of the other </w:t>
      </w:r>
      <w:proofErr w:type="spellStart"/>
      <w:r w:rsidR="004D7D4A">
        <w:rPr/>
        <w:t>coregonines</w:t>
      </w:r>
      <w:proofErr w:type="spellEnd"/>
      <w:r w:rsidR="004D7D4A">
        <w:rPr/>
        <w:t xml:space="preserve"> in Lake Superior, including </w:t>
      </w:r>
      <w:proofErr w:type="spellStart"/>
      <w:r w:rsidR="004D7D4A">
        <w:rPr/>
        <w:t>kiyi</w:t>
      </w:r>
      <w:proofErr w:type="spellEnd"/>
      <w:r w:rsidR="004D7D4A">
        <w:rPr/>
        <w:t xml:space="preserve"> and </w:t>
      </w:r>
      <w:proofErr w:type="spellStart"/>
      <w:r w:rsidR="004D7D4A">
        <w:rPr/>
        <w:t>shortjaw</w:t>
      </w:r>
      <w:proofErr w:type="spellEnd"/>
      <w:r w:rsidR="004D7D4A">
        <w:rPr/>
        <w:t xml:space="preserve"> cisco (</w:t>
      </w:r>
      <w:r w:rsidRPr="63B89E4B" w:rsidR="004D7D4A">
        <w:rPr>
          <w:i w:val="1"/>
          <w:iCs w:val="1"/>
        </w:rPr>
        <w:t xml:space="preserve">C. </w:t>
      </w:r>
      <w:proofErr w:type="spellStart"/>
      <w:r w:rsidRPr="63B89E4B" w:rsidR="004D7D4A">
        <w:rPr>
          <w:i w:val="1"/>
          <w:iCs w:val="1"/>
        </w:rPr>
        <w:t>zenithicus</w:t>
      </w:r>
      <w:proofErr w:type="spellEnd"/>
      <w:r w:rsidR="004D7D4A">
        <w:rPr/>
        <w:t xml:space="preserve">). </w:t>
      </w:r>
      <w:commentRangeStart w:id="1201412064"/>
      <w:r w:rsidR="004D7D4A">
        <w:rPr/>
        <w:t xml:space="preserve">Genomic sequencing of a subset of larvae from the current study indicated that larval </w:t>
      </w:r>
      <w:proofErr w:type="spellStart"/>
      <w:r w:rsidR="004D7D4A">
        <w:rPr/>
        <w:t>coregonines</w:t>
      </w:r>
      <w:proofErr w:type="spellEnd"/>
      <w:r w:rsidR="004D7D4A">
        <w:rPr/>
        <w:t xml:space="preserve"> comprised a mix of cisco, </w:t>
      </w:r>
      <w:proofErr w:type="spellStart"/>
      <w:r w:rsidR="004D7D4A">
        <w:rPr/>
        <w:t>kiyi</w:t>
      </w:r>
      <w:proofErr w:type="spellEnd"/>
      <w:r w:rsidR="004D7D4A">
        <w:rPr/>
        <w:t>, and bloater throughout the sampling period</w:t>
      </w:r>
      <w:commentRangeEnd w:id="1201412064"/>
      <w:r>
        <w:rPr>
          <w:rStyle w:val="CommentReference"/>
        </w:rPr>
        <w:commentReference w:id="1201412064"/>
      </w:r>
      <w:r w:rsidR="004D7D4A">
        <w:rPr/>
        <w:t xml:space="preserve">, with a general temporal sequence of cisco followed by </w:t>
      </w:r>
      <w:proofErr w:type="spellStart"/>
      <w:r w:rsidR="004D7D4A">
        <w:rPr/>
        <w:t>kiyi</w:t>
      </w:r>
      <w:proofErr w:type="spellEnd"/>
      <w:r w:rsidR="004D7D4A">
        <w:rPr/>
        <w:t xml:space="preserve"> and then bloater (</w:t>
      </w:r>
      <w:r w:rsidR="004D7D4A">
        <w:rPr/>
        <w:t>Lachance</w:t>
      </w:r>
      <w:r w:rsidR="004D7D4A">
        <w:rPr/>
        <w:t>, 2019). Our gut and genetic analyses were pooled in such a way that we could not trace diets back to genetically-identified individuals. Future studies will be able to take advantage of genetic tools (</w:t>
      </w:r>
      <w:proofErr w:type="spellStart"/>
      <w:r w:rsidR="004D7D4A">
        <w:rPr/>
        <w:t>Ackiss</w:t>
      </w:r>
      <w:proofErr w:type="spellEnd"/>
      <w:r w:rsidR="004D7D4A">
        <w:rPr/>
        <w:t xml:space="preserve"> et al., 2019; </w:t>
      </w:r>
      <w:r w:rsidR="004D7D4A">
        <w:rPr/>
        <w:t>Lachance</w:t>
      </w:r>
      <w:r w:rsidR="004D7D4A">
        <w:rPr/>
        <w:t xml:space="preserve"> 2019) to identify larvae to species to examine similarities and differences of early life ecology among </w:t>
      </w:r>
      <w:proofErr w:type="spellStart"/>
      <w:r w:rsidR="004D7D4A">
        <w:rPr/>
        <w:t>coregonine</w:t>
      </w:r>
      <w:proofErr w:type="spellEnd"/>
      <w:r w:rsidR="004D7D4A">
        <w:rPr/>
        <w:t xml:space="preserve"> species, including diet, growth, and mortality. </w:t>
      </w:r>
    </w:p>
    <w:p w:rsidR="00BC3597" w:rsidRDefault="004D7D4A" w14:paraId="6336CB5F" w14:textId="77777777">
      <w:pPr>
        <w:spacing w:line="480" w:lineRule="auto"/>
        <w:ind w:firstLine="360"/>
      </w:pPr>
      <w:r>
        <w:t xml:space="preserve">Lake Superior ice and water temperature dynamics have changed over the past two decades, resulting in decreased ice cover, increased lake surface temperatures during the summer months, and longer periods of summer stratification (Matsumoto et al., 2019, Van Cleave et al. 2014, Austin and Colman, 2007, 2008). As thermal regimes and winter ice cover shift, thermal cues which may influence </w:t>
      </w:r>
      <w:proofErr w:type="spellStart"/>
      <w:r>
        <w:t>coregonine</w:t>
      </w:r>
      <w:proofErr w:type="spellEnd"/>
      <w:r>
        <w:t xml:space="preserve"> spawning in autumn, egg incubation and development over winter, and time of hatching in spring have the potential to alter early life phenology, including earlier hatch times leading to generally smaller larvae with a larger yolk supply (</w:t>
      </w:r>
      <w:proofErr w:type="spellStart"/>
      <w:r>
        <w:t>Karjalainen</w:t>
      </w:r>
      <w:proofErr w:type="spellEnd"/>
      <w:r>
        <w:t xml:space="preserve"> et al., 2015, 2016). Similar and non-linear shifts in zooplankton community composition and trajectories are also likely with shifting lake phenology (</w:t>
      </w:r>
      <w:proofErr w:type="spellStart"/>
      <w:r>
        <w:t>Pawlowski</w:t>
      </w:r>
      <w:proofErr w:type="spellEnd"/>
      <w:r>
        <w:t xml:space="preserve"> et al., 2018; Winder and Schindler, 2004a,b). The spatial and temporal overlap of larval </w:t>
      </w:r>
      <w:proofErr w:type="spellStart"/>
      <w:r>
        <w:t>coregonines</w:t>
      </w:r>
      <w:proofErr w:type="spellEnd"/>
      <w:r>
        <w:t xml:space="preserve"> and plankton resources under such shifting </w:t>
      </w:r>
      <w:proofErr w:type="spellStart"/>
      <w:r>
        <w:t>phenologies</w:t>
      </w:r>
      <w:proofErr w:type="spellEnd"/>
      <w:r>
        <w:t xml:space="preserve">, and the consequences for recruitment, are difficult to predict. Long-term monitoring of zooplankton community composition, larval fishes and their diet, and abiotic conditions during spring into summer will provide opportunities to evaluate the importance of the match-mismatch hypothesis (Cushing, 1990; </w:t>
      </w:r>
      <w:proofErr w:type="spellStart"/>
      <w:r>
        <w:t>Houde</w:t>
      </w:r>
      <w:proofErr w:type="spellEnd"/>
      <w:r>
        <w:t>, 1987) when contrasting year-class strengths have been observed.</w:t>
      </w:r>
    </w:p>
    <w:p w:rsidR="00BC3597" w:rsidRDefault="004D7D4A" w14:paraId="4824DD85" w14:textId="77777777">
      <w:pPr>
        <w:spacing w:after="240" w:line="480" w:lineRule="auto"/>
        <w:ind w:firstLine="360"/>
      </w:pPr>
      <w:r>
        <w:lastRenderedPageBreak/>
        <w:t xml:space="preserve">Basic information about the early life history of </w:t>
      </w:r>
      <w:proofErr w:type="spellStart"/>
      <w:r>
        <w:t>coregonines</w:t>
      </w:r>
      <w:proofErr w:type="spellEnd"/>
      <w:r>
        <w:t xml:space="preserve"> is necessary to support current </w:t>
      </w:r>
      <w:proofErr w:type="spellStart"/>
      <w:r>
        <w:t>coregonine</w:t>
      </w:r>
      <w:proofErr w:type="spellEnd"/>
      <w:r>
        <w:t xml:space="preserve"> restoration and rehabilitation efforts in the Great Lakes (Bronte et al., 2017; Muir et al., 2012; Zimmerman and Krueger, 2009). While we have provided additional and contemporary information on larval </w:t>
      </w:r>
      <w:proofErr w:type="spellStart"/>
      <w:r>
        <w:t>coregonine</w:t>
      </w:r>
      <w:proofErr w:type="spellEnd"/>
      <w:r>
        <w:t xml:space="preserve"> diets, additional research will be needed to inform restoration and management decisions. Changes in environmental conditions may present a stark challenge to larvae at the time of hatch, especially if these shifts impact the duration of the incubation period, hatch timing, and seasonal zooplankton community trajectories.</w:t>
      </w:r>
    </w:p>
    <w:p w:rsidR="00BC3597" w:rsidRDefault="004D7D4A" w14:paraId="49530145" w14:textId="77777777">
      <w:pPr>
        <w:pStyle w:val="Heading1"/>
      </w:pPr>
      <w:bookmarkStart w:name="_qey3gl7lgq85" w:colFirst="0" w:colLast="0" w:id="17"/>
      <w:bookmarkEnd w:id="17"/>
      <w:r>
        <w:t>Acknowledgements</w:t>
      </w:r>
    </w:p>
    <w:p w:rsidR="00BC3597" w:rsidRDefault="004D7D4A" w14:paraId="106498A0" w14:textId="77777777">
      <w:pPr>
        <w:spacing w:after="240" w:line="480" w:lineRule="auto"/>
      </w:pPr>
      <w:r>
        <w:t xml:space="preserve">We thank Lori </w:t>
      </w:r>
      <w:proofErr w:type="spellStart"/>
      <w:r>
        <w:t>Evrard</w:t>
      </w:r>
      <w:proofErr w:type="spellEnd"/>
      <w:r>
        <w:t xml:space="preserve">, Ted </w:t>
      </w:r>
      <w:proofErr w:type="spellStart"/>
      <w:r>
        <w:t>Gostomski</w:t>
      </w:r>
      <w:proofErr w:type="spellEnd"/>
      <w:r>
        <w:t xml:space="preserve">, and Nathan Klein for assisting with field sampling, Hannah </w:t>
      </w:r>
      <w:proofErr w:type="spellStart"/>
      <w:r>
        <w:t>Lachance</w:t>
      </w:r>
      <w:proofErr w:type="spellEnd"/>
      <w:r>
        <w:t xml:space="preserve"> for collaborating on laboratory techniques, and Rosaura </w:t>
      </w:r>
      <w:proofErr w:type="spellStart"/>
      <w:r>
        <w:t>Chapina</w:t>
      </w:r>
      <w:proofErr w:type="spellEnd"/>
      <w:r>
        <w:t xml:space="preserve">, Jonathan </w:t>
      </w:r>
      <w:proofErr w:type="spellStart"/>
      <w:r>
        <w:t>Doubek</w:t>
      </w:r>
      <w:proofErr w:type="spellEnd"/>
      <w:r>
        <w:t xml:space="preserve">, and </w:t>
      </w:r>
      <w:proofErr w:type="spellStart"/>
      <w:r>
        <w:t>Sayde</w:t>
      </w:r>
      <w:proofErr w:type="spellEnd"/>
      <w:r>
        <w:t xml:space="preserve"> Goldfarb for assisting with zooplankton analysis. XXXX provided U.S. Geological Survey solicited reviews that strengthened the manuscript, as did anonymous peer reviewers. Any use of trade, product, or firm names is for descriptive purposes only and does not imply endorsement by the U.S. Government. This article is contribution XXXX of the U.S. Geological Survey Great Lake Science Center. </w:t>
      </w:r>
    </w:p>
    <w:p w:rsidR="00BC3597" w:rsidRDefault="004D7D4A" w14:paraId="7E3FDC75" w14:textId="77777777">
      <w:pPr>
        <w:pStyle w:val="Heading1"/>
        <w:rPr>
          <w:color w:val="1155CC"/>
          <w:u w:val="single"/>
        </w:rPr>
      </w:pPr>
      <w:bookmarkStart w:name="_z25ifu472hch" w:colFirst="0" w:colLast="0" w:id="18"/>
      <w:bookmarkEnd w:id="18"/>
      <w:r>
        <w:t>References</w:t>
      </w:r>
      <w:r>
        <w:fldChar w:fldCharType="begin"/>
      </w:r>
      <w:r>
        <w:instrText xml:space="preserve"> HYPERLINK "https://doi.org/10.1080/00028487.2011.637004" </w:instrText>
      </w:r>
      <w:r>
        <w:fldChar w:fldCharType="separate"/>
      </w:r>
    </w:p>
    <w:p w:rsidR="00BC3597" w:rsidRDefault="004D7D4A" w14:paraId="72F96664" w14:textId="77777777">
      <w:pPr>
        <w:spacing w:line="480" w:lineRule="auto"/>
        <w:ind w:left="360" w:hanging="360"/>
        <w:rPr>
          <w:color w:val="131313"/>
        </w:rPr>
      </w:pPr>
      <w:r>
        <w:fldChar w:fldCharType="end"/>
      </w:r>
      <w:proofErr w:type="spellStart"/>
      <w:r>
        <w:t>Ackiss</w:t>
      </w:r>
      <w:proofErr w:type="spellEnd"/>
      <w:r>
        <w:t xml:space="preserve">, A.S., Larson, W.A., Stott, W., 2019. </w:t>
      </w:r>
      <w:r>
        <w:rPr>
          <w:color w:val="131313"/>
        </w:rPr>
        <w:t xml:space="preserve">Genotyping-by-sequencing illuminates high levels of divergence among sympatric forms of </w:t>
      </w:r>
      <w:proofErr w:type="spellStart"/>
      <w:r>
        <w:rPr>
          <w:color w:val="131313"/>
        </w:rPr>
        <w:t>coregonines</w:t>
      </w:r>
      <w:proofErr w:type="spellEnd"/>
      <w:r>
        <w:rPr>
          <w:color w:val="131313"/>
        </w:rPr>
        <w:t xml:space="preserve"> in the Laurentian Great Lakes. </w:t>
      </w:r>
      <w:proofErr w:type="spellStart"/>
      <w:r>
        <w:rPr>
          <w:color w:val="131313"/>
        </w:rPr>
        <w:t>bioRxiv</w:t>
      </w:r>
      <w:proofErr w:type="spellEnd"/>
      <w:r>
        <w:rPr>
          <w:color w:val="131313"/>
        </w:rPr>
        <w:t xml:space="preserve"> </w:t>
      </w:r>
      <w:proofErr w:type="spellStart"/>
      <w:r>
        <w:rPr>
          <w:color w:val="333333"/>
          <w:highlight w:val="white"/>
        </w:rPr>
        <w:t>doi</w:t>
      </w:r>
      <w:proofErr w:type="spellEnd"/>
      <w:r>
        <w:rPr>
          <w:color w:val="333333"/>
          <w:highlight w:val="white"/>
        </w:rPr>
        <w:t>: https://doi.org/10.1101/784355</w:t>
      </w:r>
    </w:p>
    <w:p w:rsidR="00BC3597" w:rsidRDefault="004D7D4A" w14:paraId="64DA0E20" w14:textId="77777777">
      <w:pPr>
        <w:spacing w:line="480" w:lineRule="auto"/>
        <w:ind w:left="360" w:hanging="360"/>
      </w:pPr>
      <w:r>
        <w:t>Anderson, E.D., Smith Jr., L.L., 1971. Factors affecting abundance of lake herring (</w:t>
      </w:r>
      <w:proofErr w:type="spellStart"/>
      <w:r>
        <w:rPr>
          <w:i/>
        </w:rPr>
        <w:t>Coregonus</w:t>
      </w:r>
      <w:proofErr w:type="spellEnd"/>
      <w:r>
        <w:rPr>
          <w:i/>
        </w:rPr>
        <w:t xml:space="preserve"> </w:t>
      </w:r>
      <w:proofErr w:type="spellStart"/>
      <w:r>
        <w:rPr>
          <w:i/>
        </w:rPr>
        <w:t>artedii</w:t>
      </w:r>
      <w:proofErr w:type="spellEnd"/>
      <w:r>
        <w:rPr>
          <w:i/>
        </w:rPr>
        <w:t xml:space="preserve"> </w:t>
      </w:r>
      <w:proofErr w:type="spellStart"/>
      <w:r>
        <w:rPr>
          <w:i/>
        </w:rPr>
        <w:t>Lesueur</w:t>
      </w:r>
      <w:proofErr w:type="spellEnd"/>
      <w:r>
        <w:t>) in western Lake Superior. Trans. Am. Fish. Soc. 100, 691–707.</w:t>
      </w:r>
    </w:p>
    <w:p w:rsidR="00BC3597" w:rsidRDefault="004D7D4A" w14:paraId="1C5CCEF3" w14:textId="77777777">
      <w:pPr>
        <w:spacing w:line="480" w:lineRule="auto"/>
        <w:ind w:left="360" w:hanging="360"/>
      </w:pPr>
      <w:proofErr w:type="spellStart"/>
      <w:r>
        <w:lastRenderedPageBreak/>
        <w:t>Anneville</w:t>
      </w:r>
      <w:proofErr w:type="spellEnd"/>
      <w:r>
        <w:t xml:space="preserve">, O., Yule, D.L., </w:t>
      </w:r>
      <w:proofErr w:type="spellStart"/>
      <w:r>
        <w:t>Eckmann</w:t>
      </w:r>
      <w:proofErr w:type="spellEnd"/>
      <w:r>
        <w:t xml:space="preserve">, R., </w:t>
      </w:r>
      <w:proofErr w:type="spellStart"/>
      <w:r>
        <w:t>Lasne</w:t>
      </w:r>
      <w:proofErr w:type="spellEnd"/>
      <w:r>
        <w:t xml:space="preserve">, E., Stockwell, J.D., Gillet, C., </w:t>
      </w:r>
      <w:proofErr w:type="spellStart"/>
      <w:r>
        <w:t>Guillard</w:t>
      </w:r>
      <w:proofErr w:type="spellEnd"/>
      <w:r>
        <w:t>, J., 2015. Fishing and stocking practices promote fish diversity loss. Food and Nutrition Sciences (Special Issue on Fisheries, Aquaculture and Environment) 6, 1045-1055.</w:t>
      </w:r>
    </w:p>
    <w:p w:rsidR="00BC3597" w:rsidRDefault="004D7D4A" w14:paraId="2F7BF447" w14:textId="77777777">
      <w:pPr>
        <w:spacing w:line="480" w:lineRule="auto"/>
        <w:ind w:left="360" w:hanging="360"/>
      </w:pPr>
      <w:proofErr w:type="spellStart"/>
      <w:r>
        <w:t>Aronsuu</w:t>
      </w:r>
      <w:proofErr w:type="spellEnd"/>
      <w:r>
        <w:t xml:space="preserve">, K., </w:t>
      </w:r>
      <w:proofErr w:type="spellStart"/>
      <w:r>
        <w:t>Huhmarniemi</w:t>
      </w:r>
      <w:proofErr w:type="spellEnd"/>
      <w:r>
        <w:t>, A., 2004. Changes in the European whiteﬁsh (</w:t>
      </w:r>
      <w:proofErr w:type="spellStart"/>
      <w:r>
        <w:rPr>
          <w:i/>
        </w:rPr>
        <w:t>Coregonus</w:t>
      </w:r>
      <w:proofErr w:type="spellEnd"/>
      <w:r>
        <w:rPr>
          <w:i/>
        </w:rPr>
        <w:t xml:space="preserve"> </w:t>
      </w:r>
      <w:proofErr w:type="spellStart"/>
      <w:r>
        <w:rPr>
          <w:i/>
        </w:rPr>
        <w:t>lavaretus</w:t>
      </w:r>
      <w:proofErr w:type="spellEnd"/>
      <w:r>
        <w:t xml:space="preserve"> (L.)) population of the </w:t>
      </w:r>
      <w:proofErr w:type="spellStart"/>
      <w:r>
        <w:t>Kalajoki</w:t>
      </w:r>
      <w:proofErr w:type="spellEnd"/>
      <w:r>
        <w:t xml:space="preserve"> — potential consequences of the alterations of ﬁshing patterns in the Gulf of Bothnia. Ann. Zool. </w:t>
      </w:r>
      <w:proofErr w:type="spellStart"/>
      <w:r>
        <w:t>Fenn</w:t>
      </w:r>
      <w:proofErr w:type="spellEnd"/>
      <w:r>
        <w:t>. 41, 195–204.</w:t>
      </w:r>
    </w:p>
    <w:p w:rsidR="00BC3597" w:rsidRDefault="004D7D4A" w14:paraId="415723E1" w14:textId="77777777">
      <w:pPr>
        <w:spacing w:line="480" w:lineRule="auto"/>
        <w:ind w:left="360" w:hanging="360"/>
      </w:pPr>
      <w:r>
        <w:t>Auer, N.A., 1982. Identification of larval fishes of the Great Lakes basin with emphasis on the Lake Michigan drainage. Great Lakes Fish. Comm., Special Publication 82-3, Ann Arbor, Michigan.</w:t>
      </w:r>
    </w:p>
    <w:p w:rsidR="00635E91" w:rsidP="00635E91" w:rsidRDefault="004D7D4A" w14:paraId="470851A5" w14:textId="77777777">
      <w:pPr>
        <w:spacing w:line="480" w:lineRule="auto"/>
        <w:ind w:left="360" w:hanging="360"/>
      </w:pPr>
      <w:r>
        <w:t xml:space="preserve">Austin, J.A., Colman, S.M., 2007. Lake Superior summer water temperatures are increasing more rapidly than regional air temperatures: A positive ice-albedo feedback. </w:t>
      </w:r>
      <w:proofErr w:type="spellStart"/>
      <w:r>
        <w:t>Geophys</w:t>
      </w:r>
      <w:proofErr w:type="spellEnd"/>
      <w:r>
        <w:t>. Res. Lett. 34, L06604.</w:t>
      </w:r>
      <w:hyperlink r:id="rId11">
        <w:r>
          <w:t xml:space="preserve"> </w:t>
        </w:r>
      </w:hyperlink>
    </w:p>
    <w:p w:rsidR="00041B82" w:rsidP="00041B82" w:rsidRDefault="004D7D4A" w14:paraId="2530F7CA" w14:textId="77777777">
      <w:pPr>
        <w:spacing w:line="480" w:lineRule="auto"/>
        <w:ind w:left="360" w:hanging="360"/>
      </w:pPr>
      <w:r>
        <w:t xml:space="preserve">Austin, J.A., Colman, S.M., 2008. A century of temperature variability in Lake Superior. </w:t>
      </w:r>
      <w:proofErr w:type="spellStart"/>
      <w:r>
        <w:t>Limnol</w:t>
      </w:r>
      <w:proofErr w:type="spellEnd"/>
      <w:r>
        <w:t xml:space="preserve">. </w:t>
      </w:r>
      <w:proofErr w:type="spellStart"/>
      <w:r>
        <w:t>Oceanogr</w:t>
      </w:r>
      <w:proofErr w:type="spellEnd"/>
      <w:r>
        <w:t>. 53, 2724–2730.</w:t>
      </w:r>
      <w:hyperlink r:id="rId12">
        <w:r>
          <w:t xml:space="preserve"> </w:t>
        </w:r>
      </w:hyperlink>
    </w:p>
    <w:p w:rsidR="00041B82" w:rsidP="00041B82" w:rsidRDefault="004D7D4A" w14:paraId="629ED9D8" w14:textId="77777777">
      <w:pPr>
        <w:spacing w:line="480" w:lineRule="auto"/>
        <w:ind w:left="360" w:hanging="360"/>
      </w:pPr>
      <w:proofErr w:type="spellStart"/>
      <w:r>
        <w:t>Auvinen</w:t>
      </w:r>
      <w:proofErr w:type="spellEnd"/>
      <w:r>
        <w:t xml:space="preserve">, H., </w:t>
      </w:r>
      <w:proofErr w:type="spellStart"/>
      <w:r>
        <w:t>Kolari</w:t>
      </w:r>
      <w:proofErr w:type="spellEnd"/>
      <w:r>
        <w:t xml:space="preserve">, I., </w:t>
      </w:r>
      <w:proofErr w:type="spellStart"/>
      <w:r>
        <w:t>Pesonen</w:t>
      </w:r>
      <w:proofErr w:type="spellEnd"/>
      <w:r>
        <w:t xml:space="preserve">, A., </w:t>
      </w:r>
      <w:proofErr w:type="spellStart"/>
      <w:r>
        <w:t>Jurvelius</w:t>
      </w:r>
      <w:proofErr w:type="spellEnd"/>
      <w:r>
        <w:t xml:space="preserve">, J., 2004. Mortality of 0+ </w:t>
      </w:r>
      <w:proofErr w:type="spellStart"/>
      <w:r>
        <w:t>vendace</w:t>
      </w:r>
      <w:proofErr w:type="spellEnd"/>
      <w:r>
        <w:t xml:space="preserve"> (</w:t>
      </w:r>
      <w:proofErr w:type="spellStart"/>
      <w:r>
        <w:rPr>
          <w:i/>
        </w:rPr>
        <w:t>Coregonus</w:t>
      </w:r>
      <w:proofErr w:type="spellEnd"/>
      <w:r>
        <w:rPr>
          <w:i/>
        </w:rPr>
        <w:t xml:space="preserve"> </w:t>
      </w:r>
      <w:proofErr w:type="spellStart"/>
      <w:r>
        <w:rPr>
          <w:i/>
        </w:rPr>
        <w:t>albula</w:t>
      </w:r>
      <w:proofErr w:type="spellEnd"/>
      <w:r>
        <w:t xml:space="preserve">) caused by predation and trawling. Ann. Zool. </w:t>
      </w:r>
      <w:proofErr w:type="spellStart"/>
      <w:r>
        <w:t>Fenn</w:t>
      </w:r>
      <w:proofErr w:type="spellEnd"/>
      <w:r>
        <w:t>. 41, 339-350.</w:t>
      </w:r>
    </w:p>
    <w:p w:rsidR="00041B82" w:rsidP="00041B82" w:rsidRDefault="004D7D4A" w14:paraId="03182F08" w14:textId="77777777">
      <w:pPr>
        <w:spacing w:line="480" w:lineRule="auto"/>
        <w:ind w:left="360" w:hanging="360"/>
      </w:pPr>
      <w:proofErr w:type="spellStart"/>
      <w:r>
        <w:t>Barbiero</w:t>
      </w:r>
      <w:proofErr w:type="spellEnd"/>
      <w:r>
        <w:t xml:space="preserve">, R.P., </w:t>
      </w:r>
      <w:proofErr w:type="spellStart"/>
      <w:r>
        <w:t>Rudstam</w:t>
      </w:r>
      <w:proofErr w:type="spellEnd"/>
      <w:r>
        <w:t xml:space="preserve">, L.G., Watkins, J.M., </w:t>
      </w:r>
      <w:proofErr w:type="spellStart"/>
      <w:r>
        <w:t>Lesht</w:t>
      </w:r>
      <w:proofErr w:type="spellEnd"/>
      <w:r>
        <w:t>, B.M., 2019. A cross-lake comparison of crustacean zooplankton communities in the Laurentian Great Lakes, 1997–2016. J. Great Lakes Res. 45, 672-690.</w:t>
      </w:r>
    </w:p>
    <w:p w:rsidR="00041B82" w:rsidP="00041B82" w:rsidRDefault="004D7D4A" w14:paraId="51D0E72C" w14:textId="77777777">
      <w:pPr>
        <w:spacing w:line="480" w:lineRule="auto"/>
        <w:ind w:left="360" w:hanging="360"/>
      </w:pPr>
      <w:proofErr w:type="spellStart"/>
      <w:r>
        <w:t>Barbiero</w:t>
      </w:r>
      <w:proofErr w:type="spellEnd"/>
      <w:r>
        <w:t xml:space="preserve">, R.P., </w:t>
      </w:r>
      <w:proofErr w:type="spellStart"/>
      <w:r>
        <w:t>Lesht</w:t>
      </w:r>
      <w:proofErr w:type="spellEnd"/>
      <w:r>
        <w:t>, B.M., Warren, G.J., 2011. Evidence for bottom–up control of recent shifts in the pelagic food web of Lake Huron. J. Great Lakes Res. 37, 78-85.</w:t>
      </w:r>
    </w:p>
    <w:p w:rsidR="00041B82" w:rsidP="00041B82" w:rsidRDefault="004D7D4A" w14:paraId="564175B3" w14:textId="77777777">
      <w:pPr>
        <w:spacing w:line="480" w:lineRule="auto"/>
        <w:ind w:left="360" w:hanging="360"/>
      </w:pPr>
      <w:proofErr w:type="spellStart"/>
      <w:r>
        <w:t>Barbiero</w:t>
      </w:r>
      <w:proofErr w:type="spellEnd"/>
      <w:r>
        <w:t xml:space="preserve">, R.P., </w:t>
      </w:r>
      <w:proofErr w:type="spellStart"/>
      <w:r>
        <w:t>Lesht</w:t>
      </w:r>
      <w:proofErr w:type="spellEnd"/>
      <w:r>
        <w:t>, B.M., Warren, G.J., 2012. Convergence of trophic state and the lower food web in Lakes Huron, Michigan and Superior. J. Great Lakes Res. 37, 78-85.</w:t>
      </w:r>
    </w:p>
    <w:p w:rsidR="00BC3597" w:rsidP="00041B82" w:rsidRDefault="004D7D4A" w14:paraId="284D4865" w14:textId="77777777">
      <w:pPr>
        <w:spacing w:line="480" w:lineRule="auto"/>
        <w:ind w:left="360" w:hanging="360"/>
      </w:pPr>
      <w:proofErr w:type="spellStart"/>
      <w:r>
        <w:t>Bottrell</w:t>
      </w:r>
      <w:proofErr w:type="spellEnd"/>
      <w:r>
        <w:t xml:space="preserve">, H.H., Duncan, A., </w:t>
      </w:r>
      <w:proofErr w:type="spellStart"/>
      <w:r>
        <w:t>Gliwicz</w:t>
      </w:r>
      <w:proofErr w:type="spellEnd"/>
      <w:r>
        <w:t xml:space="preserve">, M.Z., </w:t>
      </w:r>
      <w:proofErr w:type="spellStart"/>
      <w:r>
        <w:t>Grygierek</w:t>
      </w:r>
      <w:proofErr w:type="spellEnd"/>
      <w:r>
        <w:t xml:space="preserve">, E., </w:t>
      </w:r>
      <w:proofErr w:type="spellStart"/>
      <w:r>
        <w:t>Herzig</w:t>
      </w:r>
      <w:proofErr w:type="spellEnd"/>
      <w:r>
        <w:t xml:space="preserve">, A., </w:t>
      </w:r>
      <w:proofErr w:type="spellStart"/>
      <w:r>
        <w:t>Hillbricht-Ilkowska</w:t>
      </w:r>
      <w:proofErr w:type="spellEnd"/>
      <w:r>
        <w:t xml:space="preserve">, A., </w:t>
      </w:r>
      <w:proofErr w:type="spellStart"/>
      <w:r>
        <w:t>Kurasawa</w:t>
      </w:r>
      <w:proofErr w:type="spellEnd"/>
      <w:r>
        <w:t xml:space="preserve">, H., Larsson, P., </w:t>
      </w:r>
      <w:proofErr w:type="spellStart"/>
      <w:r>
        <w:t>Weglenska</w:t>
      </w:r>
      <w:proofErr w:type="spellEnd"/>
      <w:r>
        <w:t>, T., 1976. A review of some problems in zooplankton production studies. Norwegian J. Zool. 24, 419-456.</w:t>
      </w:r>
    </w:p>
    <w:p w:rsidR="00BC3597" w:rsidP="00635E91" w:rsidRDefault="004D7D4A" w14:paraId="37DF018A" w14:textId="77777777">
      <w:pPr>
        <w:spacing w:line="480" w:lineRule="auto"/>
        <w:ind w:left="360" w:hanging="360"/>
      </w:pPr>
      <w:r>
        <w:lastRenderedPageBreak/>
        <w:t xml:space="preserve">Bronte, C.R., </w:t>
      </w:r>
      <w:proofErr w:type="spellStart"/>
      <w:r>
        <w:t>Bunnell</w:t>
      </w:r>
      <w:proofErr w:type="spellEnd"/>
      <w:r>
        <w:t xml:space="preserve">, D.B., David, S.R., Gordon, R., </w:t>
      </w:r>
      <w:proofErr w:type="spellStart"/>
      <w:r>
        <w:t>Gorsky</w:t>
      </w:r>
      <w:proofErr w:type="spellEnd"/>
      <w:r>
        <w:t xml:space="preserve">, D., Millard, M.J., Read, J., Stein, R.A., Vaccaro, L., 2017. Report from the workshop on </w:t>
      </w:r>
      <w:proofErr w:type="spellStart"/>
      <w:r>
        <w:t>coregonine</w:t>
      </w:r>
      <w:proofErr w:type="spellEnd"/>
      <w:r>
        <w:t xml:space="preserve"> restoration science. U.S. Geological Survey. Available from: </w:t>
      </w:r>
      <w:hyperlink r:id="rId13">
        <w:r>
          <w:rPr>
            <w:color w:val="1155CC"/>
            <w:u w:val="single"/>
          </w:rPr>
          <w:t>https://pubs.usgs.gov/of/2017/1081/ofr20171081.pdf</w:t>
        </w:r>
      </w:hyperlink>
    </w:p>
    <w:p w:rsidR="00041B82" w:rsidP="00041B82" w:rsidRDefault="004D7D4A" w14:paraId="014AE37A" w14:textId="77777777">
      <w:pPr>
        <w:spacing w:line="480" w:lineRule="auto"/>
        <w:ind w:left="360" w:hanging="360"/>
      </w:pPr>
      <w:r>
        <w:t xml:space="preserve">Brown, M.E., </w:t>
      </w:r>
      <w:proofErr w:type="spellStart"/>
      <w:r>
        <w:t>Branstrator</w:t>
      </w:r>
      <w:proofErr w:type="spellEnd"/>
      <w:r>
        <w:t>, D.K., 2004. A 2001 survey of crustacean zooplankton in the western arm of Lake Superior. J. Great Lakes Res. 30, 1–8.</w:t>
      </w:r>
      <w:hyperlink r:id="rId14">
        <w:r>
          <w:t xml:space="preserve"> </w:t>
        </w:r>
      </w:hyperlink>
    </w:p>
    <w:p w:rsidR="00041B82" w:rsidP="00041B82" w:rsidRDefault="004D7D4A" w14:paraId="310578B7" w14:textId="77777777">
      <w:pPr>
        <w:spacing w:line="480" w:lineRule="auto"/>
        <w:ind w:left="360" w:hanging="360"/>
      </w:pPr>
      <w:proofErr w:type="spellStart"/>
      <w:r>
        <w:t>Bunnell</w:t>
      </w:r>
      <w:proofErr w:type="spellEnd"/>
      <w:r>
        <w:t xml:space="preserve">, D.B., </w:t>
      </w:r>
      <w:proofErr w:type="spellStart"/>
      <w:r>
        <w:t>Mychek-Londer</w:t>
      </w:r>
      <w:proofErr w:type="spellEnd"/>
      <w:r>
        <w:t xml:space="preserve">, J.G., </w:t>
      </w:r>
      <w:proofErr w:type="spellStart"/>
      <w:r>
        <w:t>Madenjian</w:t>
      </w:r>
      <w:proofErr w:type="spellEnd"/>
      <w:r>
        <w:t xml:space="preserve">, C.P., 2014. Population-level effects of egg predation on a native </w:t>
      </w:r>
      <w:proofErr w:type="spellStart"/>
      <w:r>
        <w:t>planktivore</w:t>
      </w:r>
      <w:proofErr w:type="spellEnd"/>
      <w:r>
        <w:t xml:space="preserve"> in a large freshwater lake. Ecol. </w:t>
      </w:r>
      <w:proofErr w:type="spellStart"/>
      <w:r>
        <w:t>Freshw</w:t>
      </w:r>
      <w:proofErr w:type="spellEnd"/>
      <w:r>
        <w:t>. Fish 23, 604–614.</w:t>
      </w:r>
    </w:p>
    <w:p w:rsidR="00041B82" w:rsidP="00041B82" w:rsidRDefault="004D7D4A" w14:paraId="39F4E391" w14:textId="77777777">
      <w:pPr>
        <w:spacing w:line="480" w:lineRule="auto"/>
        <w:ind w:left="360" w:hanging="360"/>
      </w:pPr>
      <w:proofErr w:type="spellStart"/>
      <w:r>
        <w:t>Bunnell</w:t>
      </w:r>
      <w:proofErr w:type="spellEnd"/>
      <w:r>
        <w:t xml:space="preserve">, D.B., </w:t>
      </w:r>
      <w:proofErr w:type="spellStart"/>
      <w:r>
        <w:t>Barbiero</w:t>
      </w:r>
      <w:proofErr w:type="spellEnd"/>
      <w:r>
        <w:t xml:space="preserve">, R.P., </w:t>
      </w:r>
      <w:proofErr w:type="spellStart"/>
      <w:r>
        <w:t>Ludsin</w:t>
      </w:r>
      <w:proofErr w:type="spellEnd"/>
      <w:r>
        <w:t xml:space="preserve">, S.A., </w:t>
      </w:r>
      <w:proofErr w:type="spellStart"/>
      <w:r>
        <w:t>Madenjian</w:t>
      </w:r>
      <w:proofErr w:type="spellEnd"/>
      <w:r>
        <w:t xml:space="preserve">, C.P., Warren, G.J., Dolan, D.M., Brenden, T.O., </w:t>
      </w:r>
      <w:proofErr w:type="spellStart"/>
      <w:r>
        <w:t>Briland</w:t>
      </w:r>
      <w:proofErr w:type="spellEnd"/>
      <w:r>
        <w:t xml:space="preserve">, R., Gorman, O.T., He, J.X., </w:t>
      </w:r>
      <w:proofErr w:type="spellStart"/>
      <w:r>
        <w:t>Johengen</w:t>
      </w:r>
      <w:proofErr w:type="spellEnd"/>
      <w:r>
        <w:t xml:space="preserve">, T.H., </w:t>
      </w:r>
      <w:proofErr w:type="spellStart"/>
      <w:r>
        <w:t>Lantry</w:t>
      </w:r>
      <w:proofErr w:type="spellEnd"/>
      <w:r>
        <w:t xml:space="preserve">, B.F., </w:t>
      </w:r>
      <w:proofErr w:type="spellStart"/>
      <w:r>
        <w:t>Lesht</w:t>
      </w:r>
      <w:proofErr w:type="spellEnd"/>
      <w:r>
        <w:t xml:space="preserve">, B.M., </w:t>
      </w:r>
      <w:proofErr w:type="spellStart"/>
      <w:r>
        <w:t>Nalepa</w:t>
      </w:r>
      <w:proofErr w:type="spellEnd"/>
      <w:r>
        <w:t xml:space="preserve">, T.F., Riley, S.C., </w:t>
      </w:r>
      <w:proofErr w:type="spellStart"/>
      <w:r>
        <w:t>Riseng</w:t>
      </w:r>
      <w:proofErr w:type="spellEnd"/>
      <w:r>
        <w:t xml:space="preserve">, C.M., </w:t>
      </w:r>
      <w:proofErr w:type="spellStart"/>
      <w:r>
        <w:t>Treska</w:t>
      </w:r>
      <w:proofErr w:type="spellEnd"/>
      <w:r>
        <w:t xml:space="preserve">, T.J., </w:t>
      </w:r>
      <w:proofErr w:type="spellStart"/>
      <w:r>
        <w:t>Tsehaye</w:t>
      </w:r>
      <w:proofErr w:type="spellEnd"/>
      <w:r>
        <w:t xml:space="preserve">, I., Walsh, M.G., Warner, D.M., </w:t>
      </w:r>
      <w:proofErr w:type="spellStart"/>
      <w:r>
        <w:t>Weidel</w:t>
      </w:r>
      <w:proofErr w:type="spellEnd"/>
      <w:r>
        <w:t xml:space="preserve">, B.C., 2013. Changing ecosystem dynamics in the Laurentian Great Lakes: bottom-up and top-down regulation. </w:t>
      </w:r>
      <w:proofErr w:type="spellStart"/>
      <w:r>
        <w:t>BioScience</w:t>
      </w:r>
      <w:proofErr w:type="spellEnd"/>
      <w:r>
        <w:t xml:space="preserve"> 64, 26-39.</w:t>
      </w:r>
    </w:p>
    <w:p w:rsidR="00BC3597" w:rsidP="00041B82" w:rsidRDefault="004D7D4A" w14:paraId="02CB03EA" w14:textId="77777777">
      <w:pPr>
        <w:spacing w:line="480" w:lineRule="auto"/>
        <w:ind w:left="360" w:hanging="360"/>
      </w:pPr>
      <w:r>
        <w:t xml:space="preserve">Burgess, S., Jackson, E.W., Schwarzman, L., </w:t>
      </w:r>
      <w:proofErr w:type="spellStart"/>
      <w:r>
        <w:t>Gezon</w:t>
      </w:r>
      <w:proofErr w:type="spellEnd"/>
      <w:r>
        <w:t xml:space="preserve">, N., Lehman, J.T., 2015. Improved estimates of </w:t>
      </w:r>
      <w:proofErr w:type="spellStart"/>
      <w:r>
        <w:t>calanoid</w:t>
      </w:r>
      <w:proofErr w:type="spellEnd"/>
      <w:r>
        <w:t xml:space="preserve"> copepod biomass in the St. Lawrence Great Lakes. J. Great Lakes Res. 41, 484-491.</w:t>
      </w:r>
    </w:p>
    <w:p w:rsidR="00041B82" w:rsidP="00041B82" w:rsidRDefault="004D7D4A" w14:paraId="4161D5B7" w14:textId="77777777">
      <w:pPr>
        <w:spacing w:line="480" w:lineRule="auto"/>
        <w:ind w:left="360" w:hanging="360"/>
      </w:pPr>
      <w:proofErr w:type="spellStart"/>
      <w:r>
        <w:t>Chesson</w:t>
      </w:r>
      <w:proofErr w:type="spellEnd"/>
      <w:r>
        <w:t xml:space="preserve">, J. 1978. Measuring preference in selective predation. Ecology 59, 211-215. </w:t>
      </w:r>
    </w:p>
    <w:p w:rsidR="00041B82" w:rsidP="00041B82" w:rsidRDefault="004D7D4A" w14:paraId="61509FAD" w14:textId="77777777">
      <w:pPr>
        <w:spacing w:line="480" w:lineRule="auto"/>
        <w:ind w:left="360" w:hanging="360"/>
      </w:pPr>
      <w:r>
        <w:t xml:space="preserve">Christie, W.J., 1974. Changes in the fish species composition of the Great Lakes. </w:t>
      </w:r>
      <w:r>
        <w:rPr>
          <w:highlight w:val="white"/>
        </w:rPr>
        <w:t>J. Fish. Res. Board Can. 31, 827-854.</w:t>
      </w:r>
    </w:p>
    <w:p w:rsidR="00041B82" w:rsidP="00041B82" w:rsidRDefault="004D7D4A" w14:paraId="6D0AAAA7" w14:textId="77777777">
      <w:pPr>
        <w:spacing w:line="480" w:lineRule="auto"/>
        <w:ind w:left="360" w:hanging="360"/>
      </w:pPr>
      <w:r>
        <w:t xml:space="preserve">Confer, J.L., Moore, M.V., 1987. Interpreting selectivity indices calculated from field data or conditions of prey replacement. Can. J. Fish. </w:t>
      </w:r>
      <w:proofErr w:type="spellStart"/>
      <w:r>
        <w:t>Aquat</w:t>
      </w:r>
      <w:proofErr w:type="spellEnd"/>
      <w:r>
        <w:t>. Sci. 44, 1529–1533.</w:t>
      </w:r>
      <w:hyperlink r:id="rId15">
        <w:r>
          <w:t xml:space="preserve"> </w:t>
        </w:r>
      </w:hyperlink>
    </w:p>
    <w:p w:rsidR="00041B82" w:rsidP="00041B82" w:rsidRDefault="004D7D4A" w14:paraId="4D41BDB5" w14:textId="77777777">
      <w:pPr>
        <w:spacing w:line="480" w:lineRule="auto"/>
        <w:ind w:left="360" w:hanging="360"/>
      </w:pPr>
      <w:r>
        <w:t xml:space="preserve">Crowder, L.B., McDonald, M.E., Rice, J.A., 1987. Understanding recruitment of Lake Michigan fishes: the importance of size‐based interactions between fish and zooplankton. Can. J. Fish. </w:t>
      </w:r>
      <w:proofErr w:type="spellStart"/>
      <w:r>
        <w:t>Aquat</w:t>
      </w:r>
      <w:proofErr w:type="spellEnd"/>
      <w:r>
        <w:t>. Sci. 44, s141–s147.</w:t>
      </w:r>
    </w:p>
    <w:p w:rsidR="00BC3597" w:rsidP="00041B82" w:rsidRDefault="004D7D4A" w14:paraId="6E17981A" w14:textId="77777777">
      <w:pPr>
        <w:spacing w:line="480" w:lineRule="auto"/>
        <w:ind w:left="360" w:hanging="360"/>
      </w:pPr>
      <w:r>
        <w:t>Cushing, D.H., 1968. Direct estimation of a fish population acoustically. J. Fish. Res. Board Can. 25, 2349-2364.</w:t>
      </w:r>
    </w:p>
    <w:p w:rsidR="00BC3597" w:rsidP="00635E91" w:rsidRDefault="004D7D4A" w14:paraId="1A330500" w14:textId="77777777">
      <w:pPr>
        <w:spacing w:line="480" w:lineRule="auto"/>
        <w:ind w:left="360" w:hanging="360"/>
      </w:pPr>
      <w:r>
        <w:lastRenderedPageBreak/>
        <w:t>Cushing, D.H., 1990. Plankton production and year-class strength in fish populations: an update of the match/mismatch hypothesis. Adv. Mar. Biol. 26, 249-293.</w:t>
      </w:r>
    </w:p>
    <w:p w:rsidR="00BC3597" w:rsidP="00635E91" w:rsidRDefault="004D7D4A" w14:paraId="325385AD" w14:textId="77777777">
      <w:pPr>
        <w:spacing w:line="480" w:lineRule="auto"/>
        <w:ind w:left="360" w:hanging="360"/>
      </w:pPr>
      <w:r>
        <w:t xml:space="preserve">Dryer, W.R., </w:t>
      </w:r>
      <w:proofErr w:type="spellStart"/>
      <w:r>
        <w:t>Beil</w:t>
      </w:r>
      <w:proofErr w:type="spellEnd"/>
      <w:r>
        <w:t xml:space="preserve">, J., 1964. Life history of lake herring in Lake Superior. U.S. Fish and Wildlife Service Fishery Bulletin 63, 493–530. </w:t>
      </w:r>
    </w:p>
    <w:p w:rsidR="00BC3597" w:rsidP="00635E91" w:rsidRDefault="004D7D4A" w14:paraId="493C0BEC" w14:textId="77777777">
      <w:pPr>
        <w:spacing w:line="480" w:lineRule="auto"/>
        <w:ind w:left="360" w:hanging="360"/>
      </w:pPr>
      <w:proofErr w:type="spellStart"/>
      <w:r>
        <w:t>Eckmann</w:t>
      </w:r>
      <w:proofErr w:type="spellEnd"/>
      <w:r>
        <w:t xml:space="preserve">, R., 1989. The distribution of </w:t>
      </w:r>
      <w:proofErr w:type="spellStart"/>
      <w:r>
        <w:t>coregonid</w:t>
      </w:r>
      <w:proofErr w:type="spellEnd"/>
      <w:r>
        <w:t xml:space="preserve"> larvae (</w:t>
      </w:r>
      <w:proofErr w:type="spellStart"/>
      <w:r>
        <w:rPr>
          <w:i/>
        </w:rPr>
        <w:t>Coregonus</w:t>
      </w:r>
      <w:proofErr w:type="spellEnd"/>
      <w:r>
        <w:rPr>
          <w:i/>
        </w:rPr>
        <w:t xml:space="preserve"> </w:t>
      </w:r>
      <w:proofErr w:type="spellStart"/>
      <w:r>
        <w:rPr>
          <w:i/>
        </w:rPr>
        <w:t>lavaretus</w:t>
      </w:r>
      <w:proofErr w:type="spellEnd"/>
      <w:r>
        <w:t xml:space="preserve"> and </w:t>
      </w:r>
      <w:r>
        <w:rPr>
          <w:i/>
        </w:rPr>
        <w:t xml:space="preserve">C. </w:t>
      </w:r>
      <w:proofErr w:type="spellStart"/>
      <w:r>
        <w:rPr>
          <w:i/>
        </w:rPr>
        <w:t>fera</w:t>
      </w:r>
      <w:proofErr w:type="spellEnd"/>
      <w:r>
        <w:t xml:space="preserve">) from Lake Constance in a vertical temperature gradient. Pol. Arch. </w:t>
      </w:r>
      <w:proofErr w:type="spellStart"/>
      <w:r>
        <w:t>Hydrobiol</w:t>
      </w:r>
      <w:proofErr w:type="spellEnd"/>
      <w:r>
        <w:t>. 36, 485-494.</w:t>
      </w:r>
    </w:p>
    <w:p w:rsidR="00BC3597" w:rsidP="00635E91" w:rsidRDefault="004D7D4A" w14:paraId="1FA240EA" w14:textId="77777777">
      <w:pPr>
        <w:spacing w:line="480" w:lineRule="auto"/>
        <w:ind w:left="360" w:hanging="360"/>
      </w:pPr>
      <w:proofErr w:type="spellStart"/>
      <w:r>
        <w:t>Eckmann</w:t>
      </w:r>
      <w:proofErr w:type="spellEnd"/>
      <w:r>
        <w:t xml:space="preserve">, R., 2013. A review of the population dynamics of </w:t>
      </w:r>
      <w:proofErr w:type="spellStart"/>
      <w:r>
        <w:t>coregonids</w:t>
      </w:r>
      <w:proofErr w:type="spellEnd"/>
      <w:r>
        <w:t xml:space="preserve"> in European alpine lakes. </w:t>
      </w:r>
      <w:r>
        <w:rPr>
          <w:color w:val="333333"/>
          <w:shd w:val="clear" w:color="auto" w:fill="FCFCFC"/>
        </w:rPr>
        <w:t xml:space="preserve">Adv. </w:t>
      </w:r>
      <w:proofErr w:type="spellStart"/>
      <w:r>
        <w:rPr>
          <w:color w:val="333333"/>
          <w:shd w:val="clear" w:color="auto" w:fill="FCFCFC"/>
        </w:rPr>
        <w:t>Limnol</w:t>
      </w:r>
      <w:proofErr w:type="spellEnd"/>
      <w:r>
        <w:rPr>
          <w:color w:val="333333"/>
          <w:shd w:val="clear" w:color="auto" w:fill="FCFCFC"/>
        </w:rPr>
        <w:t>. 64, 3–24.</w:t>
      </w:r>
    </w:p>
    <w:p w:rsidR="00BC3597" w:rsidP="00635E91" w:rsidRDefault="004D7D4A" w14:paraId="2EA1253B" w14:textId="77777777">
      <w:pPr>
        <w:spacing w:line="480" w:lineRule="auto"/>
        <w:ind w:left="360" w:hanging="360"/>
      </w:pPr>
      <w:proofErr w:type="spellStart"/>
      <w:r>
        <w:t>Eppehimer</w:t>
      </w:r>
      <w:proofErr w:type="spellEnd"/>
      <w:r>
        <w:t xml:space="preserve">, D.E., </w:t>
      </w:r>
      <w:proofErr w:type="spellStart"/>
      <w:r>
        <w:t>Bunnell</w:t>
      </w:r>
      <w:proofErr w:type="spellEnd"/>
      <w:r>
        <w:t xml:space="preserve">, D.B., </w:t>
      </w:r>
      <w:proofErr w:type="spellStart"/>
      <w:r>
        <w:t>Armenio</w:t>
      </w:r>
      <w:proofErr w:type="spellEnd"/>
      <w:r>
        <w:t>, P.M., Warner, D.M., Eaton, L.A., Wells, D.J., Rutherford, E.S., 2019. Densities, diets, and growth rates of larval alewife and bloater in a changing Lake Michigan ecosystem. Trans. Am. Fish. Soc. 148, 755–770.</w:t>
      </w:r>
      <w:hyperlink r:id="rId16">
        <w:r>
          <w:t xml:space="preserve"> </w:t>
        </w:r>
      </w:hyperlink>
    </w:p>
    <w:p w:rsidR="00BC3597" w:rsidP="00635E91" w:rsidRDefault="004D7D4A" w14:paraId="771E0233" w14:textId="77777777">
      <w:pPr>
        <w:spacing w:line="480" w:lineRule="auto"/>
        <w:ind w:left="360" w:hanging="360"/>
      </w:pPr>
      <w:r>
        <w:t xml:space="preserve">Evans, M.A., </w:t>
      </w:r>
      <w:proofErr w:type="spellStart"/>
      <w:r>
        <w:t>Fahnenstiel</w:t>
      </w:r>
      <w:proofErr w:type="spellEnd"/>
      <w:r>
        <w:t xml:space="preserve">, G., </w:t>
      </w:r>
      <w:proofErr w:type="spellStart"/>
      <w:r>
        <w:t>Scavia</w:t>
      </w:r>
      <w:proofErr w:type="spellEnd"/>
      <w:r>
        <w:t xml:space="preserve">, D., 2011. Incidental </w:t>
      </w:r>
      <w:proofErr w:type="spellStart"/>
      <w:r>
        <w:t>oligotrophication</w:t>
      </w:r>
      <w:proofErr w:type="spellEnd"/>
      <w:r>
        <w:t xml:space="preserve"> of North American Great Lakes. Environ. Sci. Technol. 45, 3297–303.</w:t>
      </w:r>
    </w:p>
    <w:p w:rsidR="00BC3597" w:rsidP="00635E91" w:rsidRDefault="004D7D4A" w14:paraId="55476074" w14:textId="77777777">
      <w:pPr>
        <w:spacing w:line="480" w:lineRule="auto"/>
        <w:ind w:left="360" w:hanging="360"/>
      </w:pPr>
      <w:r>
        <w:t>Ewers, L.A., 1930. The larval development of freshwater copepods. The Ohio State Univ. Frantz Theodore Stone Lab. Contr. No. 3, 1-43.</w:t>
      </w:r>
    </w:p>
    <w:p w:rsidR="00BC3597" w:rsidP="00635E91" w:rsidRDefault="004D7D4A" w14:paraId="2E4C1AC8" w14:textId="77777777">
      <w:pPr>
        <w:spacing w:line="480" w:lineRule="auto"/>
        <w:ind w:left="360" w:hanging="360"/>
      </w:pPr>
      <w:proofErr w:type="spellStart"/>
      <w:r>
        <w:t>Fahnenstiel</w:t>
      </w:r>
      <w:proofErr w:type="spellEnd"/>
      <w:r>
        <w:t xml:space="preserve">, G.L., </w:t>
      </w:r>
      <w:proofErr w:type="spellStart"/>
      <w:r>
        <w:t>Nalepa</w:t>
      </w:r>
      <w:proofErr w:type="spellEnd"/>
      <w:r>
        <w:t xml:space="preserve">, T.F., </w:t>
      </w:r>
      <w:proofErr w:type="spellStart"/>
      <w:r>
        <w:t>Pothoven</w:t>
      </w:r>
      <w:proofErr w:type="spellEnd"/>
      <w:r>
        <w:t xml:space="preserve">, S.A., Carrick, H.J., </w:t>
      </w:r>
      <w:proofErr w:type="spellStart"/>
      <w:r>
        <w:t>Scavia</w:t>
      </w:r>
      <w:proofErr w:type="spellEnd"/>
      <w:r>
        <w:t xml:space="preserve">, D., 2010. Lake Michigan lower food web: long-term observations and </w:t>
      </w:r>
      <w:r>
        <w:rPr>
          <w:i/>
        </w:rPr>
        <w:t>Dreissena</w:t>
      </w:r>
      <w:r>
        <w:t xml:space="preserve"> impact. J. Great Lakes Res. 36 (Suppl. 3), 1–4.</w:t>
      </w:r>
    </w:p>
    <w:p w:rsidR="00BC3597" w:rsidP="00635E91" w:rsidRDefault="004D7D4A" w14:paraId="38AC3FED" w14:textId="77777777">
      <w:pPr>
        <w:spacing w:line="480" w:lineRule="auto"/>
        <w:ind w:left="360" w:hanging="360"/>
        <w:rPr>
          <w:color w:val="1C1D1E"/>
          <w:highlight w:val="white"/>
        </w:rPr>
      </w:pPr>
      <w:r>
        <w:rPr>
          <w:color w:val="1C1D1E"/>
          <w:highlight w:val="white"/>
        </w:rPr>
        <w:t xml:space="preserve">Gamble, A.E., </w:t>
      </w:r>
      <w:proofErr w:type="spellStart"/>
      <w:r>
        <w:rPr>
          <w:color w:val="1C1D1E"/>
          <w:highlight w:val="white"/>
        </w:rPr>
        <w:t>Hrabik</w:t>
      </w:r>
      <w:proofErr w:type="spellEnd"/>
      <w:r>
        <w:rPr>
          <w:color w:val="1C1D1E"/>
          <w:highlight w:val="white"/>
        </w:rPr>
        <w:t xml:space="preserve">, T.R., Stockwell, J.D., Yule, D.L., 2011a. Trophic connections in Lake Superior Part I: The offshore fish community. </w:t>
      </w:r>
      <w:r>
        <w:t>J. Great Lakes Res.</w:t>
      </w:r>
      <w:r>
        <w:rPr>
          <w:color w:val="1C1D1E"/>
          <w:highlight w:val="white"/>
        </w:rPr>
        <w:t xml:space="preserve"> 37, 541–549.</w:t>
      </w:r>
      <w:hyperlink r:id="rId17">
        <w:r>
          <w:rPr>
            <w:color w:val="1C1D1E"/>
            <w:highlight w:val="white"/>
          </w:rPr>
          <w:t xml:space="preserve"> </w:t>
        </w:r>
      </w:hyperlink>
    </w:p>
    <w:p w:rsidR="00BC3597" w:rsidP="00635E91" w:rsidRDefault="004D7D4A" w14:paraId="431D35B3" w14:textId="77777777">
      <w:pPr>
        <w:spacing w:line="480" w:lineRule="auto"/>
        <w:ind w:left="360" w:hanging="360"/>
        <w:rPr>
          <w:b/>
          <w:color w:val="1155CC"/>
          <w:u w:val="single"/>
        </w:rPr>
      </w:pPr>
      <w:r>
        <w:t xml:space="preserve">Gamble, A.E., </w:t>
      </w:r>
      <w:proofErr w:type="spellStart"/>
      <w:r>
        <w:t>Hrabik</w:t>
      </w:r>
      <w:proofErr w:type="spellEnd"/>
      <w:r>
        <w:t>, T.R., Yule, D.L., Stockwell, J.D., 2011b. Trophic connections in Lake Superior Part II: The nearshore fish community. J. Great Lakes Res. 37, 550–560.</w:t>
      </w:r>
      <w:hyperlink r:id="rId18">
        <w:r>
          <w:rPr>
            <w:b/>
          </w:rPr>
          <w:t xml:space="preserve"> </w:t>
        </w:r>
      </w:hyperlink>
      <w:r>
        <w:fldChar w:fldCharType="begin"/>
      </w:r>
      <w:r>
        <w:instrText xml:space="preserve"> HYPERLINK "https://doi.org/10.1016/j.jglr.2011.06.008" </w:instrText>
      </w:r>
      <w:r>
        <w:fldChar w:fldCharType="separate"/>
      </w:r>
    </w:p>
    <w:p w:rsidR="00BC3597" w:rsidP="00635E91" w:rsidRDefault="004D7D4A" w14:paraId="52A1DC42" w14:textId="77777777">
      <w:pPr>
        <w:spacing w:line="480" w:lineRule="auto"/>
        <w:ind w:left="360" w:hanging="360"/>
      </w:pPr>
      <w:r>
        <w:fldChar w:fldCharType="end"/>
      </w:r>
      <w:r>
        <w:t xml:space="preserve">Hatch, J.T., Underhill, J.C., 1988. Abundance, distribution, growth, and mortality of larval lake herring in western Lake Superior. Am. Fish. Soc. </w:t>
      </w:r>
      <w:proofErr w:type="spellStart"/>
      <w:r>
        <w:t>Symp</w:t>
      </w:r>
      <w:proofErr w:type="spellEnd"/>
      <w:r>
        <w:t>. 5, 96–103.</w:t>
      </w:r>
    </w:p>
    <w:p w:rsidR="00BC3597" w:rsidP="00635E91" w:rsidRDefault="004D7D4A" w14:paraId="268BADB7" w14:textId="77777777">
      <w:pPr>
        <w:spacing w:line="480" w:lineRule="auto"/>
        <w:ind w:left="360" w:hanging="360"/>
      </w:pPr>
      <w:r>
        <w:t>Hawkins, B.E., Evans, M.S., 1979. Seasonal cycles of zooplankton biomass in southeastern Lake Michigan. J. Great Lakes Res. 5, 256–263.</w:t>
      </w:r>
    </w:p>
    <w:p w:rsidR="00BC3597" w:rsidP="00635E91" w:rsidRDefault="004D7D4A" w14:paraId="579401DF" w14:textId="77777777">
      <w:pPr>
        <w:spacing w:line="480" w:lineRule="auto"/>
        <w:ind w:left="360" w:hanging="360"/>
      </w:pPr>
      <w:proofErr w:type="spellStart"/>
      <w:r>
        <w:lastRenderedPageBreak/>
        <w:t>Hjort</w:t>
      </w:r>
      <w:proofErr w:type="spellEnd"/>
      <w:r>
        <w:t xml:space="preserve">, J., 1914. Fluctuations in the great fisheries of Northern Europe viewed in the light of biological research. Rapp. </w:t>
      </w:r>
      <w:proofErr w:type="spellStart"/>
      <w:r>
        <w:t>Conserv</w:t>
      </w:r>
      <w:proofErr w:type="spellEnd"/>
      <w:r>
        <w:t xml:space="preserve">. </w:t>
      </w:r>
      <w:proofErr w:type="spellStart"/>
      <w:r>
        <w:t>Explor</w:t>
      </w:r>
      <w:proofErr w:type="spellEnd"/>
      <w:r>
        <w:t>. Mer. 20, 1–228.</w:t>
      </w:r>
    </w:p>
    <w:p w:rsidR="00BC3597" w:rsidP="00635E91" w:rsidRDefault="004D7D4A" w14:paraId="6418B149" w14:textId="77777777">
      <w:pPr>
        <w:spacing w:line="480" w:lineRule="auto"/>
        <w:ind w:left="360" w:hanging="360"/>
      </w:pPr>
      <w:proofErr w:type="spellStart"/>
      <w:r>
        <w:t>Houde</w:t>
      </w:r>
      <w:proofErr w:type="spellEnd"/>
      <w:r>
        <w:t xml:space="preserve">, E.D., 1987. Fish early life dynamics and recruitment variability. Am. Fish. Soc. </w:t>
      </w:r>
      <w:proofErr w:type="spellStart"/>
      <w:r>
        <w:t>Symp</w:t>
      </w:r>
      <w:proofErr w:type="spellEnd"/>
      <w:r>
        <w:t>. 2, 17–29.</w:t>
      </w:r>
    </w:p>
    <w:p w:rsidR="00BC3597" w:rsidP="00635E91" w:rsidRDefault="004D7D4A" w14:paraId="22561F3A" w14:textId="77777777">
      <w:pPr>
        <w:spacing w:line="480" w:lineRule="auto"/>
        <w:ind w:left="360" w:hanging="360"/>
        <w:rPr>
          <w:shd w:val="clear" w:color="auto" w:fill="E06666"/>
        </w:rPr>
      </w:pPr>
      <w:proofErr w:type="spellStart"/>
      <w:r>
        <w:t>Houde</w:t>
      </w:r>
      <w:proofErr w:type="spellEnd"/>
      <w:r>
        <w:t>, E.D., 1989. Comparative growth, mortality, and energetics of marine fish larvae: temperature and implied latitudinal effects. Fish. Bull. 87, 471-495.</w:t>
      </w:r>
    </w:p>
    <w:p w:rsidR="00BC3597" w:rsidP="00635E91" w:rsidRDefault="004D7D4A" w14:paraId="5CF8C883" w14:textId="77777777">
      <w:pPr>
        <w:spacing w:line="480" w:lineRule="auto"/>
        <w:ind w:left="360" w:hanging="360"/>
      </w:pPr>
      <w:r>
        <w:t xml:space="preserve">Hoyle, J.A., Johannsson, O.E., Bowen, K.L., 2011. Larval lake whitefish abundance, diet and growth and their zooplankton prey abundance during a period of ecosystem change on the Bay of </w:t>
      </w:r>
      <w:proofErr w:type="spellStart"/>
      <w:r>
        <w:t>Quinte</w:t>
      </w:r>
      <w:proofErr w:type="spellEnd"/>
      <w:r>
        <w:t xml:space="preserve">, Lake Ontario. </w:t>
      </w:r>
      <w:proofErr w:type="spellStart"/>
      <w:r>
        <w:t>Aquat</w:t>
      </w:r>
      <w:proofErr w:type="spellEnd"/>
      <w:r>
        <w:t xml:space="preserve">. </w:t>
      </w:r>
      <w:proofErr w:type="spellStart"/>
      <w:r>
        <w:t>Ecosys</w:t>
      </w:r>
      <w:proofErr w:type="spellEnd"/>
      <w:r>
        <w:t>. Health Manage. 14, 66–74.</w:t>
      </w:r>
    </w:p>
    <w:p w:rsidR="00BC3597" w:rsidP="00635E91" w:rsidRDefault="004D7D4A" w14:paraId="4F313EA1" w14:textId="77777777">
      <w:pPr>
        <w:spacing w:line="480" w:lineRule="auto"/>
        <w:ind w:left="360" w:hanging="360"/>
      </w:pPr>
      <w:r>
        <w:t xml:space="preserve">John, K.R., </w:t>
      </w:r>
      <w:proofErr w:type="spellStart"/>
      <w:r>
        <w:t>Hasler</w:t>
      </w:r>
      <w:proofErr w:type="spellEnd"/>
      <w:r>
        <w:t xml:space="preserve">, A.D., 1956. Observations on some factors affecting the hatching of eggs and the survival of young shallow-water cisco, </w:t>
      </w:r>
      <w:proofErr w:type="spellStart"/>
      <w:r>
        <w:rPr>
          <w:i/>
        </w:rPr>
        <w:t>Leucichthys</w:t>
      </w:r>
      <w:proofErr w:type="spellEnd"/>
      <w:r>
        <w:rPr>
          <w:i/>
        </w:rPr>
        <w:t xml:space="preserve"> </w:t>
      </w:r>
      <w:proofErr w:type="spellStart"/>
      <w:r>
        <w:rPr>
          <w:i/>
        </w:rPr>
        <w:t>artedi</w:t>
      </w:r>
      <w:proofErr w:type="spellEnd"/>
      <w:r>
        <w:rPr>
          <w:i/>
        </w:rPr>
        <w:t xml:space="preserve"> </w:t>
      </w:r>
      <w:proofErr w:type="spellStart"/>
      <w:r>
        <w:t>LeSueur</w:t>
      </w:r>
      <w:proofErr w:type="spellEnd"/>
      <w:r>
        <w:t xml:space="preserve">, in Lake Mendota, Wisconsin. </w:t>
      </w:r>
      <w:proofErr w:type="spellStart"/>
      <w:r>
        <w:t>Limnol</w:t>
      </w:r>
      <w:proofErr w:type="spellEnd"/>
      <w:r>
        <w:t xml:space="preserve">. </w:t>
      </w:r>
      <w:proofErr w:type="spellStart"/>
      <w:r>
        <w:t>Oceanogr</w:t>
      </w:r>
      <w:proofErr w:type="spellEnd"/>
      <w:r>
        <w:t>. 1, 176-194.</w:t>
      </w:r>
    </w:p>
    <w:p w:rsidR="00041B82" w:rsidP="00041B82" w:rsidRDefault="004D7D4A" w14:paraId="2F3C75B0" w14:textId="77777777">
      <w:pPr>
        <w:spacing w:line="480" w:lineRule="auto"/>
        <w:ind w:left="360" w:hanging="360"/>
      </w:pPr>
      <w:r>
        <w:t xml:space="preserve">Johnson, J.H., McKenna, J.E., </w:t>
      </w:r>
      <w:proofErr w:type="spellStart"/>
      <w:r>
        <w:t>Chalupnicki</w:t>
      </w:r>
      <w:proofErr w:type="spellEnd"/>
      <w:r>
        <w:t xml:space="preserve">, M.A., Wallbridge, T., </w:t>
      </w:r>
      <w:proofErr w:type="spellStart"/>
      <w:r>
        <w:t>Chiavelli</w:t>
      </w:r>
      <w:proofErr w:type="spellEnd"/>
      <w:r>
        <w:t>, R., 2009. Feeding ecology of lake whitefish larvae in eastern Lake Ontario. J</w:t>
      </w:r>
      <w:r w:rsidR="00041B82">
        <w:t>. Great Lakes Res. 35, 603–607.</w:t>
      </w:r>
    </w:p>
    <w:p w:rsidR="00041B82" w:rsidP="00041B82" w:rsidRDefault="004D7D4A" w14:paraId="3D7BBA8D" w14:textId="77777777">
      <w:pPr>
        <w:spacing w:line="480" w:lineRule="auto"/>
        <w:ind w:left="360" w:hanging="360"/>
      </w:pPr>
      <w:proofErr w:type="spellStart"/>
      <w:r>
        <w:t>Karjalainen</w:t>
      </w:r>
      <w:proofErr w:type="spellEnd"/>
      <w:r>
        <w:t xml:space="preserve">, J., </w:t>
      </w:r>
      <w:proofErr w:type="spellStart"/>
      <w:r>
        <w:t>Auvinen</w:t>
      </w:r>
      <w:proofErr w:type="spellEnd"/>
      <w:r>
        <w:t xml:space="preserve">, </w:t>
      </w:r>
      <w:proofErr w:type="spellStart"/>
      <w:r>
        <w:t>Helminen</w:t>
      </w:r>
      <w:proofErr w:type="spellEnd"/>
      <w:r>
        <w:t xml:space="preserve">, H., </w:t>
      </w:r>
      <w:proofErr w:type="spellStart"/>
      <w:r>
        <w:t>Marjomäki</w:t>
      </w:r>
      <w:proofErr w:type="spellEnd"/>
      <w:r>
        <w:t xml:space="preserve">, T.J., </w:t>
      </w:r>
      <w:proofErr w:type="spellStart"/>
      <w:r>
        <w:t>Niva</w:t>
      </w:r>
      <w:proofErr w:type="spellEnd"/>
      <w:r>
        <w:t xml:space="preserve">, T., </w:t>
      </w:r>
      <w:proofErr w:type="spellStart"/>
      <w:r>
        <w:t>Sarvala</w:t>
      </w:r>
      <w:proofErr w:type="spellEnd"/>
      <w:r>
        <w:t xml:space="preserve">, J., </w:t>
      </w:r>
      <w:proofErr w:type="spellStart"/>
      <w:r>
        <w:t>Miljanen</w:t>
      </w:r>
      <w:proofErr w:type="spellEnd"/>
      <w:r>
        <w:t xml:space="preserve">, M. 2000. Unpredictability of fish recruitment: </w:t>
      </w:r>
      <w:proofErr w:type="spellStart"/>
      <w:r>
        <w:t>interannual</w:t>
      </w:r>
      <w:proofErr w:type="spellEnd"/>
      <w:r>
        <w:t xml:space="preserve"> variation in young-of-the-year abundance. J. Fish Biol. 56, 837-857.</w:t>
      </w:r>
    </w:p>
    <w:p w:rsidR="00041B82" w:rsidP="00041B82" w:rsidRDefault="004D7D4A" w14:paraId="4EB0965A" w14:textId="77777777">
      <w:pPr>
        <w:spacing w:line="480" w:lineRule="auto"/>
        <w:ind w:left="360" w:hanging="360"/>
      </w:pPr>
      <w:proofErr w:type="spellStart"/>
      <w:r>
        <w:t>Karjalainen</w:t>
      </w:r>
      <w:proofErr w:type="spellEnd"/>
      <w:r>
        <w:t xml:space="preserve">, J., </w:t>
      </w:r>
      <w:proofErr w:type="spellStart"/>
      <w:r>
        <w:t>Keskinen</w:t>
      </w:r>
      <w:proofErr w:type="spellEnd"/>
      <w:r>
        <w:t xml:space="preserve">, T., </w:t>
      </w:r>
      <w:proofErr w:type="spellStart"/>
      <w:r>
        <w:t>Pulkkanen</w:t>
      </w:r>
      <w:proofErr w:type="spellEnd"/>
      <w:r>
        <w:t xml:space="preserve">, M., </w:t>
      </w:r>
      <w:proofErr w:type="spellStart"/>
      <w:r>
        <w:t>Marjomäki</w:t>
      </w:r>
      <w:proofErr w:type="spellEnd"/>
      <w:r>
        <w:t xml:space="preserve">, T.J., 2015. Climate change alters the egg development dynamics in cold-water adapted </w:t>
      </w:r>
      <w:proofErr w:type="spellStart"/>
      <w:r>
        <w:t>coregonids</w:t>
      </w:r>
      <w:proofErr w:type="spellEnd"/>
      <w:r>
        <w:t>. Environ. Biol. Fish. 98, 979–991.</w:t>
      </w:r>
    </w:p>
    <w:p w:rsidR="00BC3597" w:rsidP="00041B82" w:rsidRDefault="004D7D4A" w14:paraId="6784E072" w14:textId="77777777">
      <w:pPr>
        <w:spacing w:line="480" w:lineRule="auto"/>
        <w:ind w:left="360" w:hanging="360"/>
      </w:pPr>
      <w:proofErr w:type="spellStart"/>
      <w:r>
        <w:t>Karjalainen</w:t>
      </w:r>
      <w:proofErr w:type="spellEnd"/>
      <w:r>
        <w:t xml:space="preserve">, J., Jokinen, L., </w:t>
      </w:r>
      <w:proofErr w:type="spellStart"/>
      <w:r>
        <w:t>Keskinen</w:t>
      </w:r>
      <w:proofErr w:type="spellEnd"/>
      <w:r>
        <w:t xml:space="preserve">, T., </w:t>
      </w:r>
      <w:proofErr w:type="spellStart"/>
      <w:r>
        <w:t>Marjomäki</w:t>
      </w:r>
      <w:proofErr w:type="spellEnd"/>
      <w:r>
        <w:t xml:space="preserve">, T.J., 2016. Environmental and genetic effects on larval hatching time in two </w:t>
      </w:r>
      <w:proofErr w:type="spellStart"/>
      <w:r>
        <w:t>coregonids</w:t>
      </w:r>
      <w:proofErr w:type="spellEnd"/>
      <w:r>
        <w:t xml:space="preserve">. </w:t>
      </w:r>
      <w:proofErr w:type="spellStart"/>
      <w:r>
        <w:t>Hydrobiol</w:t>
      </w:r>
      <w:proofErr w:type="spellEnd"/>
      <w:r>
        <w:t>. 780, 135–143.</w:t>
      </w:r>
      <w:hyperlink r:id="rId19">
        <w:r>
          <w:t xml:space="preserve"> </w:t>
        </w:r>
      </w:hyperlink>
    </w:p>
    <w:p w:rsidR="00BC3597" w:rsidP="00635E91" w:rsidRDefault="004D7D4A" w14:paraId="6FA368E0" w14:textId="77777777">
      <w:pPr>
        <w:spacing w:line="480" w:lineRule="auto"/>
        <w:ind w:left="360" w:hanging="360"/>
      </w:pPr>
      <w:r>
        <w:t xml:space="preserve">Leach, J.H., </w:t>
      </w:r>
      <w:proofErr w:type="spellStart"/>
      <w:r>
        <w:t>Nepszy</w:t>
      </w:r>
      <w:proofErr w:type="spellEnd"/>
      <w:r>
        <w:t>, S.J., 1976. The fish community in Lake Erie. J. Fish. Res. Board Can. 33, 622–638.</w:t>
      </w:r>
    </w:p>
    <w:p w:rsidR="00BC3597" w:rsidP="00635E91" w:rsidRDefault="004D7D4A" w14:paraId="6AFB560E" w14:textId="77777777">
      <w:pPr>
        <w:spacing w:line="480" w:lineRule="auto"/>
        <w:ind w:left="360" w:hanging="360"/>
        <w:rPr>
          <w:shd w:val="clear" w:color="auto" w:fill="E06666"/>
        </w:rPr>
      </w:pPr>
      <w:proofErr w:type="spellStart"/>
      <w:r>
        <w:t>Lechowicz</w:t>
      </w:r>
      <w:proofErr w:type="spellEnd"/>
      <w:r>
        <w:t xml:space="preserve">, M.J., 1982. The sampling characteristics of electivity indices. </w:t>
      </w:r>
      <w:proofErr w:type="spellStart"/>
      <w:r>
        <w:t>Oecologia</w:t>
      </w:r>
      <w:proofErr w:type="spellEnd"/>
      <w:r>
        <w:t xml:space="preserve"> 52, 22–30.</w:t>
      </w:r>
      <w:hyperlink r:id="rId20">
        <w:r>
          <w:t xml:space="preserve"> </w:t>
        </w:r>
      </w:hyperlink>
    </w:p>
    <w:p w:rsidR="00BC3597" w:rsidP="00635E91" w:rsidRDefault="004D7D4A" w14:paraId="47213A84" w14:textId="77777777">
      <w:pPr>
        <w:spacing w:line="480" w:lineRule="auto"/>
        <w:ind w:left="360" w:hanging="360"/>
      </w:pPr>
      <w:proofErr w:type="spellStart"/>
      <w:r>
        <w:lastRenderedPageBreak/>
        <w:t>Lachance</w:t>
      </w:r>
      <w:proofErr w:type="spellEnd"/>
      <w:r>
        <w:t>, H., 2019. Cisco science: using omics to answer a range of key questions. Master’s Thesis, University of Vermont.</w:t>
      </w:r>
    </w:p>
    <w:p w:rsidR="00041B82" w:rsidP="00041B82" w:rsidRDefault="004D7D4A" w14:paraId="60CEB54A" w14:textId="77777777">
      <w:pPr>
        <w:spacing w:line="480" w:lineRule="auto"/>
        <w:ind w:left="360" w:hanging="360"/>
      </w:pPr>
      <w:r>
        <w:t xml:space="preserve">Link, J., </w:t>
      </w:r>
      <w:proofErr w:type="spellStart"/>
      <w:r>
        <w:t>Selgeby</w:t>
      </w:r>
      <w:proofErr w:type="spellEnd"/>
      <w:r>
        <w:t>, J.H., Hoff, M.H., Haskell, C., 1995. Winter diet of lake herring (</w:t>
      </w:r>
      <w:proofErr w:type="spellStart"/>
      <w:r>
        <w:rPr>
          <w:i/>
        </w:rPr>
        <w:t>Coregonus</w:t>
      </w:r>
      <w:proofErr w:type="spellEnd"/>
      <w:r>
        <w:rPr>
          <w:i/>
        </w:rPr>
        <w:t xml:space="preserve"> </w:t>
      </w:r>
      <w:proofErr w:type="spellStart"/>
      <w:r>
        <w:rPr>
          <w:i/>
        </w:rPr>
        <w:t>artedi</w:t>
      </w:r>
      <w:proofErr w:type="spellEnd"/>
      <w:r>
        <w:t>) in western Lake Superior. J. Great Lakes Res. 21, 395-399.</w:t>
      </w:r>
    </w:p>
    <w:p w:rsidR="00041B82" w:rsidP="00041B82" w:rsidRDefault="004D7D4A" w14:paraId="750DC1D4" w14:textId="77777777">
      <w:pPr>
        <w:spacing w:line="480" w:lineRule="auto"/>
        <w:ind w:left="360" w:hanging="360"/>
      </w:pPr>
      <w:proofErr w:type="spellStart"/>
      <w:r>
        <w:t>Madenjian</w:t>
      </w:r>
      <w:proofErr w:type="spellEnd"/>
      <w:r>
        <w:t xml:space="preserve">, C.P., Rutherford, E.S., </w:t>
      </w:r>
      <w:proofErr w:type="spellStart"/>
      <w:r>
        <w:t>Blouin</w:t>
      </w:r>
      <w:proofErr w:type="spellEnd"/>
      <w:r>
        <w:t xml:space="preserve">, M.A., </w:t>
      </w:r>
      <w:proofErr w:type="spellStart"/>
      <w:r>
        <w:t>Sederberg</w:t>
      </w:r>
      <w:proofErr w:type="spellEnd"/>
      <w:r>
        <w:t xml:space="preserve">, B.J., Elliott, J.R. 2011. Spawning habitat unsuitability: an impediment to cisco rehabilitation in Lake Michigan? N. Am. J. Fish. Manage. 31, 905-913. </w:t>
      </w:r>
    </w:p>
    <w:p w:rsidRPr="00041B82" w:rsidR="00BC3597" w:rsidP="00041B82" w:rsidRDefault="004D7D4A" w14:paraId="2BD1DC13" w14:textId="77777777">
      <w:pPr>
        <w:spacing w:line="480" w:lineRule="auto"/>
        <w:ind w:left="360" w:hanging="360"/>
      </w:pPr>
      <w:r>
        <w:t xml:space="preserve">Matsumoto, K., </w:t>
      </w:r>
      <w:proofErr w:type="spellStart"/>
      <w:r>
        <w:t>Tokos</w:t>
      </w:r>
      <w:proofErr w:type="spellEnd"/>
      <w:r>
        <w:t xml:space="preserve">, K.S., </w:t>
      </w:r>
      <w:proofErr w:type="spellStart"/>
      <w:r>
        <w:t>Rippke</w:t>
      </w:r>
      <w:proofErr w:type="spellEnd"/>
      <w:r>
        <w:t xml:space="preserve">, J., 2019. Climate projection of Lake Superior under a future warming scenario. J. </w:t>
      </w:r>
      <w:proofErr w:type="spellStart"/>
      <w:r>
        <w:t>Limnol</w:t>
      </w:r>
      <w:proofErr w:type="spellEnd"/>
      <w:r>
        <w:t>. 78, 296-309.</w:t>
      </w:r>
      <w:r>
        <w:fldChar w:fldCharType="begin"/>
      </w:r>
      <w:r>
        <w:instrText xml:space="preserve"> HYPERLINK "https://doi.org/10.4081/jlimnol.2019.1902" </w:instrText>
      </w:r>
      <w:r>
        <w:fldChar w:fldCharType="separate"/>
      </w:r>
    </w:p>
    <w:p w:rsidR="00BC3597" w:rsidP="00635E91" w:rsidRDefault="004D7D4A" w14:paraId="2CF49AB2" w14:textId="77777777">
      <w:pPr>
        <w:spacing w:line="480" w:lineRule="auto"/>
        <w:ind w:left="360" w:hanging="360"/>
      </w:pPr>
      <w:r>
        <w:fldChar w:fldCharType="end"/>
      </w:r>
      <w:r>
        <w:t xml:space="preserve">Miller, T.J., Crowder, L.B., Rice, J.A., </w:t>
      </w:r>
      <w:proofErr w:type="spellStart"/>
      <w:r>
        <w:t>Marschall</w:t>
      </w:r>
      <w:proofErr w:type="spellEnd"/>
      <w:r>
        <w:t xml:space="preserve">, E.A., 1988. Larval size and recruitment mechanisms in fishes: toward a conceptual framework. Can. J. Fish. </w:t>
      </w:r>
      <w:proofErr w:type="spellStart"/>
      <w:r>
        <w:t>Aquat</w:t>
      </w:r>
      <w:proofErr w:type="spellEnd"/>
      <w:r>
        <w:t>. Sci. 45, 1657–1670.</w:t>
      </w:r>
      <w:hyperlink r:id="rId21">
        <w:r>
          <w:t xml:space="preserve"> </w:t>
        </w:r>
      </w:hyperlink>
    </w:p>
    <w:p w:rsidR="00BC3597" w:rsidP="00635E91" w:rsidRDefault="004D7D4A" w14:paraId="3EDF77AE" w14:textId="77777777">
      <w:pPr>
        <w:spacing w:line="480" w:lineRule="auto"/>
        <w:ind w:left="360" w:hanging="360"/>
      </w:pPr>
      <w:r>
        <w:t xml:space="preserve">Moffett, J. W. 1957. Recent changes in the deep‐water fish populations of Lake Michigan. Trans. Am. Fish. Soc. 86, 393-408. </w:t>
      </w:r>
    </w:p>
    <w:p w:rsidR="00041B82" w:rsidP="00041B82" w:rsidRDefault="004D7D4A" w14:paraId="1DFF1FF6" w14:textId="77777777">
      <w:pPr>
        <w:spacing w:line="480" w:lineRule="auto"/>
        <w:ind w:left="360" w:hanging="360"/>
      </w:pPr>
      <w:r>
        <w:t xml:space="preserve">Muir, A.M., Bronte, C.R., </w:t>
      </w:r>
      <w:proofErr w:type="spellStart"/>
      <w:r>
        <w:t>Mida</w:t>
      </w:r>
      <w:proofErr w:type="spellEnd"/>
      <w:r>
        <w:t xml:space="preserve"> Hinderer, J.L., </w:t>
      </w:r>
      <w:proofErr w:type="spellStart"/>
      <w:r>
        <w:t>Dettmers</w:t>
      </w:r>
      <w:proofErr w:type="spellEnd"/>
      <w:r>
        <w:t xml:space="preserve">, J.M., Krueger, C.C., 2012. Fourth reintroduction of native fishes workshop. Great Lakes Fish. Comm. Available from: </w:t>
      </w:r>
      <w:hyperlink w:history="1" r:id="rId22">
        <w:r w:rsidRPr="001B0CE3" w:rsidR="00041B82">
          <w:rPr>
            <w:rStyle w:val="Hyperlink"/>
          </w:rPr>
          <w:t>http://www.glfc.org/pubs/2012_GLFC_Native_Fishes_Workshop_Report_Linked.pdf</w:t>
        </w:r>
      </w:hyperlink>
    </w:p>
    <w:p w:rsidR="00041B82" w:rsidP="00041B82" w:rsidRDefault="004D7D4A" w14:paraId="5F79DA5C" w14:textId="77777777">
      <w:pPr>
        <w:spacing w:line="480" w:lineRule="auto"/>
        <w:ind w:left="360" w:hanging="360"/>
      </w:pPr>
      <w:r>
        <w:t>Myers, J.T., Stockwell, J.D., Jones, M.L., Yule, D.L., Black, J.E., 2008. Evaluating sampling strategies for larval cisco (</w:t>
      </w:r>
      <w:proofErr w:type="spellStart"/>
      <w:r>
        <w:rPr>
          <w:i/>
        </w:rPr>
        <w:t>Coregonus</w:t>
      </w:r>
      <w:proofErr w:type="spellEnd"/>
      <w:r>
        <w:rPr>
          <w:i/>
        </w:rPr>
        <w:t xml:space="preserve"> </w:t>
      </w:r>
      <w:proofErr w:type="spellStart"/>
      <w:r>
        <w:rPr>
          <w:i/>
        </w:rPr>
        <w:t>artedi</w:t>
      </w:r>
      <w:proofErr w:type="spellEnd"/>
      <w:r>
        <w:t>). J. Great Lakes Res. 34, 245-252.</w:t>
      </w:r>
      <w:r w:rsidR="00041B82">
        <w:t xml:space="preserve"> </w:t>
      </w:r>
    </w:p>
    <w:p w:rsidR="00041B82" w:rsidP="00041B82" w:rsidRDefault="004D7D4A" w14:paraId="60BAEBE3" w14:textId="77777777">
      <w:pPr>
        <w:spacing w:line="480" w:lineRule="auto"/>
        <w:ind w:left="360" w:hanging="360"/>
      </w:pPr>
      <w:r>
        <w:t xml:space="preserve">Myers, J.T., Yule, D.L., Jones, M.L., </w:t>
      </w:r>
      <w:proofErr w:type="spellStart"/>
      <w:r>
        <w:t>Ahrenstorff</w:t>
      </w:r>
      <w:proofErr w:type="spellEnd"/>
      <w:r>
        <w:t xml:space="preserve">, T.D., </w:t>
      </w:r>
      <w:proofErr w:type="spellStart"/>
      <w:r>
        <w:t>Hrabik</w:t>
      </w:r>
      <w:proofErr w:type="spellEnd"/>
      <w:r>
        <w:t xml:space="preserve">, T.R., </w:t>
      </w:r>
      <w:proofErr w:type="spellStart"/>
      <w:r>
        <w:t>Claramunt</w:t>
      </w:r>
      <w:proofErr w:type="spellEnd"/>
      <w:r>
        <w:t xml:space="preserve">, R.M., </w:t>
      </w:r>
      <w:proofErr w:type="spellStart"/>
      <w:r>
        <w:t>Ebener</w:t>
      </w:r>
      <w:proofErr w:type="spellEnd"/>
      <w:r>
        <w:t>, M.P., Berglund, E.K., 2015. Spatial synchrony in cisco recruitment. Fish. Res. 165, 11–21.</w:t>
      </w:r>
      <w:hyperlink r:id="rId23">
        <w:r>
          <w:t xml:space="preserve"> </w:t>
        </w:r>
      </w:hyperlink>
    </w:p>
    <w:p w:rsidR="00041B82" w:rsidP="00041B82" w:rsidRDefault="004D7D4A" w14:paraId="7DF855F4" w14:textId="77777777">
      <w:pPr>
        <w:spacing w:line="480" w:lineRule="auto"/>
        <w:ind w:left="360" w:hanging="360"/>
      </w:pPr>
      <w:proofErr w:type="spellStart"/>
      <w:r>
        <w:t>Nalepa</w:t>
      </w:r>
      <w:proofErr w:type="spellEnd"/>
      <w:r>
        <w:t xml:space="preserve">, T.F., </w:t>
      </w:r>
      <w:proofErr w:type="spellStart"/>
      <w:r>
        <w:t>Fanslow</w:t>
      </w:r>
      <w:proofErr w:type="spellEnd"/>
      <w:r>
        <w:t xml:space="preserve">, D.L., Lang, G.A., 2009. Transformation of the offshore benthic community in Lake Michigan: recent shift from the native amphipod </w:t>
      </w:r>
      <w:proofErr w:type="spellStart"/>
      <w:r>
        <w:rPr>
          <w:i/>
        </w:rPr>
        <w:t>Diporeia</w:t>
      </w:r>
      <w:proofErr w:type="spellEnd"/>
      <w:r>
        <w:t xml:space="preserve"> spp. to the invasive mussel </w:t>
      </w:r>
      <w:r>
        <w:rPr>
          <w:i/>
        </w:rPr>
        <w:t xml:space="preserve">Dreissena </w:t>
      </w:r>
      <w:proofErr w:type="spellStart"/>
      <w:r>
        <w:rPr>
          <w:i/>
        </w:rPr>
        <w:t>rostriformis</w:t>
      </w:r>
      <w:proofErr w:type="spellEnd"/>
      <w:r>
        <w:rPr>
          <w:i/>
        </w:rPr>
        <w:t xml:space="preserve"> </w:t>
      </w:r>
      <w:proofErr w:type="spellStart"/>
      <w:r>
        <w:rPr>
          <w:i/>
        </w:rPr>
        <w:t>bugensis</w:t>
      </w:r>
      <w:proofErr w:type="spellEnd"/>
      <w:r>
        <w:t xml:space="preserve">. </w:t>
      </w:r>
      <w:proofErr w:type="spellStart"/>
      <w:r>
        <w:t>Freshw</w:t>
      </w:r>
      <w:proofErr w:type="spellEnd"/>
      <w:r>
        <w:t>. Biol. 54, 466–479.</w:t>
      </w:r>
    </w:p>
    <w:p w:rsidR="00BC3597" w:rsidP="00041B82" w:rsidRDefault="004D7D4A" w14:paraId="3B066076" w14:textId="77777777">
      <w:pPr>
        <w:spacing w:line="480" w:lineRule="auto"/>
        <w:ind w:left="360" w:hanging="360"/>
      </w:pPr>
      <w:r>
        <w:lastRenderedPageBreak/>
        <w:t xml:space="preserve">O’Reilly, C.M., Sharma, S., Gray, D.K., Hampton, S.E., Read, J.S., Rowley, R.J., et al., 2015. Rapid and highly variable warming of lake surface waters around the globe. </w:t>
      </w:r>
      <w:proofErr w:type="spellStart"/>
      <w:r>
        <w:t>Geophys</w:t>
      </w:r>
      <w:proofErr w:type="spellEnd"/>
      <w:r>
        <w:t>. Res. Lett. 42, 10773-10781.</w:t>
      </w:r>
    </w:p>
    <w:p w:rsidR="00BC3597" w:rsidP="00635E91" w:rsidRDefault="004D7D4A" w14:paraId="7EAF5B37" w14:textId="77777777">
      <w:pPr>
        <w:spacing w:line="480" w:lineRule="auto"/>
        <w:ind w:left="360" w:hanging="360"/>
        <w:rPr>
          <w:color w:val="1155CC"/>
          <w:u w:val="single"/>
        </w:rPr>
      </w:pPr>
      <w:r>
        <w:t xml:space="preserve">Parks, T.P., </w:t>
      </w:r>
      <w:proofErr w:type="spellStart"/>
      <w:r>
        <w:t>Rypel</w:t>
      </w:r>
      <w:proofErr w:type="spellEnd"/>
      <w:r>
        <w:t>, A.L., 2018. Predator–prey dynamics mediate long-term production trends of cisco (</w:t>
      </w:r>
      <w:proofErr w:type="spellStart"/>
      <w:r>
        <w:rPr>
          <w:i/>
        </w:rPr>
        <w:t>Coregonus</w:t>
      </w:r>
      <w:proofErr w:type="spellEnd"/>
      <w:r>
        <w:rPr>
          <w:i/>
        </w:rPr>
        <w:t xml:space="preserve"> </w:t>
      </w:r>
      <w:proofErr w:type="spellStart"/>
      <w:r>
        <w:rPr>
          <w:i/>
        </w:rPr>
        <w:t>artedi</w:t>
      </w:r>
      <w:proofErr w:type="spellEnd"/>
      <w:r>
        <w:t xml:space="preserve"> ) in a northern Wisconsin lake. Can. J. Fish. </w:t>
      </w:r>
      <w:proofErr w:type="spellStart"/>
      <w:r>
        <w:t>Aquat</w:t>
      </w:r>
      <w:proofErr w:type="spellEnd"/>
      <w:r>
        <w:t>. Sci. 75, 1969–1976.</w:t>
      </w:r>
      <w:r>
        <w:fldChar w:fldCharType="begin"/>
      </w:r>
      <w:r>
        <w:instrText xml:space="preserve"> HYPERLINK "https://doi.org/10.1139/cjfas-2017-0302" </w:instrText>
      </w:r>
      <w:r>
        <w:fldChar w:fldCharType="separate"/>
      </w:r>
    </w:p>
    <w:p w:rsidR="00BC3597" w:rsidP="00635E91" w:rsidRDefault="004D7D4A" w14:paraId="284B50B5" w14:textId="77777777">
      <w:pPr>
        <w:spacing w:line="480" w:lineRule="auto"/>
        <w:ind w:left="360" w:hanging="360"/>
      </w:pPr>
      <w:r>
        <w:fldChar w:fldCharType="end"/>
      </w:r>
      <w:proofErr w:type="spellStart"/>
      <w:r>
        <w:t>Pawlowski</w:t>
      </w:r>
      <w:proofErr w:type="spellEnd"/>
      <w:r>
        <w:t xml:space="preserve">, M.B., </w:t>
      </w:r>
      <w:proofErr w:type="spellStart"/>
      <w:r>
        <w:t>Branstrator</w:t>
      </w:r>
      <w:proofErr w:type="spellEnd"/>
      <w:r>
        <w:t xml:space="preserve">, D.K., </w:t>
      </w:r>
      <w:proofErr w:type="spellStart"/>
      <w:r>
        <w:t>Hrabik</w:t>
      </w:r>
      <w:proofErr w:type="spellEnd"/>
      <w:r>
        <w:t>, T.R., 2018. Major shift in the phenology of crustacean biomass in western Lake Superior associated with temperature anomaly. J. Great Lakes Res. 44, 788–797.</w:t>
      </w:r>
      <w:hyperlink r:id="rId24">
        <w:r>
          <w:t xml:space="preserve"> </w:t>
        </w:r>
      </w:hyperlink>
    </w:p>
    <w:p w:rsidR="00BC3597" w:rsidP="00635E91" w:rsidRDefault="004D7D4A" w14:paraId="6C63EFD1" w14:textId="77777777">
      <w:pPr>
        <w:spacing w:line="480" w:lineRule="auto"/>
        <w:ind w:left="360" w:hanging="360"/>
      </w:pPr>
      <w:proofErr w:type="spellStart"/>
      <w:r>
        <w:t>Pothoven</w:t>
      </w:r>
      <w:proofErr w:type="spellEnd"/>
      <w:r>
        <w:t>, S.A., 2019. The influence of ontogeny and prey abundance on feeding ecology of age‐0 lake whitefish (</w:t>
      </w:r>
      <w:proofErr w:type="spellStart"/>
      <w:r>
        <w:rPr>
          <w:i/>
        </w:rPr>
        <w:t>Coregonus</w:t>
      </w:r>
      <w:proofErr w:type="spellEnd"/>
      <w:r>
        <w:rPr>
          <w:i/>
        </w:rPr>
        <w:t xml:space="preserve"> </w:t>
      </w:r>
      <w:proofErr w:type="spellStart"/>
      <w:r>
        <w:rPr>
          <w:i/>
        </w:rPr>
        <w:t>clupeaformis</w:t>
      </w:r>
      <w:proofErr w:type="spellEnd"/>
      <w:r>
        <w:t xml:space="preserve">) in southeastern Lake Michigan. Ecol. </w:t>
      </w:r>
      <w:proofErr w:type="spellStart"/>
      <w:r>
        <w:t>Freshw</w:t>
      </w:r>
      <w:proofErr w:type="spellEnd"/>
      <w:r>
        <w:t xml:space="preserve">. Fishes 29, 103-11. </w:t>
      </w:r>
    </w:p>
    <w:p w:rsidR="00041B82" w:rsidP="00041B82" w:rsidRDefault="004D7D4A" w14:paraId="50F40A61" w14:textId="77777777">
      <w:pPr>
        <w:spacing w:line="480" w:lineRule="auto"/>
        <w:ind w:left="360" w:hanging="360"/>
      </w:pPr>
      <w:r>
        <w:t>Pritchard, A.L., 1931. Taxonomic and life history studies of the ciscoes of Lake Ontario. University of Toronto Press, Toronto.</w:t>
      </w:r>
    </w:p>
    <w:p w:rsidR="00041B82" w:rsidP="00041B82" w:rsidRDefault="004D7D4A" w14:paraId="3D3F02FB" w14:textId="77777777">
      <w:pPr>
        <w:spacing w:line="480" w:lineRule="auto"/>
        <w:ind w:left="360" w:hanging="360"/>
      </w:pPr>
      <w:r>
        <w:t xml:space="preserve">Rice, J.A., Crowder, L.B., </w:t>
      </w:r>
      <w:proofErr w:type="spellStart"/>
      <w:r>
        <w:t>Binkowski</w:t>
      </w:r>
      <w:proofErr w:type="spellEnd"/>
      <w:r>
        <w:t>, F.P., 1987a. Evaluating potential sources of mortality for larval bloater (</w:t>
      </w:r>
      <w:proofErr w:type="spellStart"/>
      <w:r>
        <w:rPr>
          <w:i/>
        </w:rPr>
        <w:t>Coregonus</w:t>
      </w:r>
      <w:proofErr w:type="spellEnd"/>
      <w:r>
        <w:rPr>
          <w:i/>
        </w:rPr>
        <w:t xml:space="preserve"> </w:t>
      </w:r>
      <w:proofErr w:type="spellStart"/>
      <w:r>
        <w:rPr>
          <w:i/>
        </w:rPr>
        <w:t>hoyi</w:t>
      </w:r>
      <w:proofErr w:type="spellEnd"/>
      <w:r>
        <w:t xml:space="preserve">) starvation and vulnerability to predation. Can. J. Fish. </w:t>
      </w:r>
      <w:proofErr w:type="spellStart"/>
      <w:r>
        <w:t>Aquat</w:t>
      </w:r>
      <w:proofErr w:type="spellEnd"/>
      <w:r>
        <w:t>. Sci. 44, 467-472.</w:t>
      </w:r>
    </w:p>
    <w:p w:rsidR="00041B82" w:rsidP="00041B82" w:rsidRDefault="004D7D4A" w14:paraId="3562258F" w14:textId="77777777">
      <w:pPr>
        <w:spacing w:line="480" w:lineRule="auto"/>
        <w:ind w:left="360" w:hanging="360"/>
      </w:pPr>
      <w:r>
        <w:t xml:space="preserve">Rice, J.A., Crowder, L.B., Holey, M.E., 1987b. Exploration of mechanisms regulating larval survival in lake </w:t>
      </w:r>
      <w:proofErr w:type="spellStart"/>
      <w:r>
        <w:t>michigan</w:t>
      </w:r>
      <w:proofErr w:type="spellEnd"/>
      <w:r>
        <w:t xml:space="preserve"> bloater: a recruitment analysis based on characteristics of individual larvae. Trans. Am. Fish. Soc. 116, 703–718.</w:t>
      </w:r>
      <w:hyperlink r:id="rId25">
        <w:r>
          <w:t xml:space="preserve"> </w:t>
        </w:r>
      </w:hyperlink>
    </w:p>
    <w:p w:rsidR="00041B82" w:rsidP="00041B82" w:rsidRDefault="004D7D4A" w14:paraId="1147B8A4" w14:textId="77777777">
      <w:pPr>
        <w:spacing w:line="480" w:lineRule="auto"/>
        <w:ind w:left="360" w:hanging="360"/>
      </w:pPr>
      <w:r>
        <w:t xml:space="preserve">Rice, J.A., Miller, T.J., Rose, K.A., Crowder, L.B., </w:t>
      </w:r>
      <w:proofErr w:type="spellStart"/>
      <w:r>
        <w:t>Marschall</w:t>
      </w:r>
      <w:proofErr w:type="spellEnd"/>
      <w:r>
        <w:t xml:space="preserve">, E.A., </w:t>
      </w:r>
      <w:proofErr w:type="spellStart"/>
      <w:r>
        <w:t>Trebitz</w:t>
      </w:r>
      <w:proofErr w:type="spellEnd"/>
      <w:r>
        <w:t xml:space="preserve">, A.S., </w:t>
      </w:r>
      <w:proofErr w:type="spellStart"/>
      <w:r>
        <w:t>Deangelis</w:t>
      </w:r>
      <w:proofErr w:type="spellEnd"/>
      <w:r>
        <w:t xml:space="preserve">, D.L., 1993. Growth rate variation and larval survival: inferences from an individual-based size-dependent predation model. Can. J. Fish. </w:t>
      </w:r>
      <w:proofErr w:type="spellStart"/>
      <w:r>
        <w:t>Aquat</w:t>
      </w:r>
      <w:proofErr w:type="spellEnd"/>
      <w:r>
        <w:t>. Sci. 50, 133–142.</w:t>
      </w:r>
      <w:r w:rsidR="00041B82">
        <w:t xml:space="preserve"> </w:t>
      </w:r>
    </w:p>
    <w:p w:rsidR="00BC3597" w:rsidP="00041B82" w:rsidRDefault="004D7D4A" w14:paraId="07832F51" w14:textId="77777777" w14:noSpellErr="1">
      <w:pPr>
        <w:spacing w:line="480" w:lineRule="auto"/>
        <w:ind w:left="360" w:hanging="360"/>
      </w:pPr>
      <w:commentRangeStart w:id="485491214"/>
      <w:r w:rsidR="004D7D4A">
        <w:rPr/>
        <w:t>R</w:t>
      </w:r>
      <w:commentRangeEnd w:id="485491214"/>
      <w:r>
        <w:rPr>
          <w:rStyle w:val="CommentReference"/>
        </w:rPr>
        <w:commentReference w:id="485491214"/>
      </w:r>
      <w:r w:rsidR="004D7D4A">
        <w:rPr/>
        <w:t>osinski, C.L., Vinson, M.R., Yule, D.L., In press. Niche partitioning among native ciscoes and non-native rainbow smelt in Lake Superior. Trans. Am. Fish. Soc.</w:t>
      </w:r>
    </w:p>
    <w:p w:rsidR="00BC3597" w:rsidP="00635E91" w:rsidRDefault="004D7D4A" w14:paraId="4EBAF1B2" w14:textId="77777777">
      <w:pPr>
        <w:spacing w:line="480" w:lineRule="auto"/>
        <w:ind w:left="360" w:hanging="360"/>
      </w:pPr>
      <w:proofErr w:type="spellStart"/>
      <w:r>
        <w:lastRenderedPageBreak/>
        <w:t>Savino</w:t>
      </w:r>
      <w:proofErr w:type="spellEnd"/>
      <w:r>
        <w:t xml:space="preserve">, J.F., </w:t>
      </w:r>
      <w:proofErr w:type="spellStart"/>
      <w:r>
        <w:t>Blouin</w:t>
      </w:r>
      <w:proofErr w:type="spellEnd"/>
      <w:r>
        <w:t>, M.A., Davis, B.M., Hudson, P.L., Todd, T.N., Fleischer, G.W., 1994. Effects of pulsed turbidity and vessel traffic on lake herring eggs and larvae. J. Great Lakes Res. 20, 366–376.</w:t>
      </w:r>
      <w:hyperlink r:id="rId26">
        <w:r>
          <w:t xml:space="preserve"> </w:t>
        </w:r>
      </w:hyperlink>
    </w:p>
    <w:p w:rsidR="00BC3597" w:rsidP="00635E91" w:rsidRDefault="004D7D4A" w14:paraId="74D70723" w14:textId="77777777">
      <w:pPr>
        <w:spacing w:line="480" w:lineRule="auto"/>
        <w:ind w:left="360" w:hanging="360"/>
      </w:pPr>
      <w:proofErr w:type="spellStart"/>
      <w:r>
        <w:t>Selgeby</w:t>
      </w:r>
      <w:proofErr w:type="spellEnd"/>
      <w:r>
        <w:t>, J.H., 1975. Life histories and abundance of crustacean zooplankton in the outlet of Lake Superior, 1971-72. J. Fish. Res. Board Can. 32, 461-470.</w:t>
      </w:r>
    </w:p>
    <w:p w:rsidR="00BC3597" w:rsidP="00635E91" w:rsidRDefault="004D7D4A" w14:paraId="7839C2DF" w14:textId="77777777">
      <w:pPr>
        <w:spacing w:line="480" w:lineRule="auto"/>
        <w:ind w:left="360" w:hanging="360"/>
      </w:pPr>
      <w:proofErr w:type="spellStart"/>
      <w:r>
        <w:t>Selgeby</w:t>
      </w:r>
      <w:proofErr w:type="spellEnd"/>
      <w:r>
        <w:t>, J.H., 1982. Decline of lake herring (</w:t>
      </w:r>
      <w:proofErr w:type="spellStart"/>
      <w:r>
        <w:rPr>
          <w:i/>
        </w:rPr>
        <w:t>Coregonus</w:t>
      </w:r>
      <w:proofErr w:type="spellEnd"/>
      <w:r>
        <w:rPr>
          <w:i/>
        </w:rPr>
        <w:t xml:space="preserve"> </w:t>
      </w:r>
      <w:proofErr w:type="spellStart"/>
      <w:r>
        <w:rPr>
          <w:i/>
        </w:rPr>
        <w:t>artedii</w:t>
      </w:r>
      <w:proofErr w:type="spellEnd"/>
      <w:r>
        <w:t>) in Lake Superior: an analysis of the Wisconsin herring fishery, 1936–78. Can. J. Fish. Aquatic Sci. 39, 554–563.</w:t>
      </w:r>
    </w:p>
    <w:p w:rsidR="00BC3597" w:rsidP="00635E91" w:rsidRDefault="004D7D4A" w14:paraId="5AF5DA46" w14:textId="77777777">
      <w:pPr>
        <w:spacing w:line="480" w:lineRule="auto"/>
        <w:ind w:left="360" w:hanging="360"/>
      </w:pPr>
      <w:proofErr w:type="spellStart"/>
      <w:r>
        <w:t>Selgeby</w:t>
      </w:r>
      <w:proofErr w:type="spellEnd"/>
      <w:r>
        <w:t xml:space="preserve">, J.H., </w:t>
      </w:r>
      <w:proofErr w:type="spellStart"/>
      <w:r>
        <w:t>MacCallum</w:t>
      </w:r>
      <w:proofErr w:type="spellEnd"/>
      <w:r>
        <w:t>, W.R., Hoff, M.H., 1994. Rainbow smelt–larval lake herring interactions: competitors or casual acquaintances? U.S. National Biological Survey, Biological Report 25.</w:t>
      </w:r>
    </w:p>
    <w:p w:rsidR="00BC3597" w:rsidP="00635E91" w:rsidRDefault="004D7D4A" w14:paraId="24C3939C" w14:textId="77777777">
      <w:pPr>
        <w:spacing w:line="480" w:lineRule="auto"/>
        <w:ind w:left="360" w:hanging="360"/>
      </w:pPr>
      <w:r>
        <w:t>Smith, S.H., 1956. Life history of lake herring of Green Bay, Lake Michigan. U.S. Fish and Wildlife Service Fishery Bulletin 57, 87–138.</w:t>
      </w:r>
    </w:p>
    <w:p w:rsidR="00BC3597" w:rsidP="00635E91" w:rsidRDefault="004D7D4A" w14:paraId="7E029BE3" w14:textId="77777777">
      <w:pPr>
        <w:spacing w:line="480" w:lineRule="auto"/>
        <w:ind w:left="360" w:hanging="360"/>
      </w:pPr>
      <w:r>
        <w:t xml:space="preserve">Smith, S. H., 1964. Status of the </w:t>
      </w:r>
      <w:proofErr w:type="spellStart"/>
      <w:r>
        <w:t>deepwater</w:t>
      </w:r>
      <w:proofErr w:type="spellEnd"/>
      <w:r>
        <w:t xml:space="preserve"> cisco population of Lake Michigan. Trans. Am. Fish. Soc. 93, 155-163. </w:t>
      </w:r>
    </w:p>
    <w:p w:rsidR="00BC3597" w:rsidP="00635E91" w:rsidRDefault="004D7D4A" w14:paraId="452359F6" w14:textId="77777777">
      <w:pPr>
        <w:spacing w:line="480" w:lineRule="auto"/>
        <w:ind w:left="360" w:hanging="360"/>
      </w:pPr>
      <w:r>
        <w:t xml:space="preserve">Stockwell, J.D., </w:t>
      </w:r>
      <w:proofErr w:type="spellStart"/>
      <w:r>
        <w:t>Ebener</w:t>
      </w:r>
      <w:proofErr w:type="spellEnd"/>
      <w:r>
        <w:t xml:space="preserve">, M.P., Black, J.A., Gorman, O.T., </w:t>
      </w:r>
      <w:proofErr w:type="spellStart"/>
      <w:r>
        <w:t>Hrabik</w:t>
      </w:r>
      <w:proofErr w:type="spellEnd"/>
      <w:r>
        <w:t xml:space="preserve">, T.R., </w:t>
      </w:r>
      <w:proofErr w:type="spellStart"/>
      <w:r>
        <w:t>Kinnunen</w:t>
      </w:r>
      <w:proofErr w:type="spellEnd"/>
      <w:r>
        <w:t xml:space="preserve">, R.E., Mattes, W.P., </w:t>
      </w:r>
      <w:proofErr w:type="spellStart"/>
      <w:r>
        <w:t>Oyadomari</w:t>
      </w:r>
      <w:proofErr w:type="spellEnd"/>
      <w:r>
        <w:t xml:space="preserve">, J.K., </w:t>
      </w:r>
      <w:proofErr w:type="spellStart"/>
      <w:r>
        <w:t>Schram</w:t>
      </w:r>
      <w:proofErr w:type="spellEnd"/>
      <w:r>
        <w:t xml:space="preserve">, S.T., Schreiner, D.R., </w:t>
      </w:r>
      <w:proofErr w:type="spellStart"/>
      <w:r>
        <w:t>Seider</w:t>
      </w:r>
      <w:proofErr w:type="spellEnd"/>
      <w:r>
        <w:t xml:space="preserve">, M.J., Sitar, S.P., Yule, D.L., 2009. A Synthesis of Cisco Recovery in Lake Superior: Implications for Native Fish Rehabilitation in the Laurentian Great Lakes. N. Am. J. Fish. </w:t>
      </w:r>
      <w:proofErr w:type="spellStart"/>
      <w:r>
        <w:t>Manag</w:t>
      </w:r>
      <w:proofErr w:type="spellEnd"/>
      <w:r>
        <w:t>. 29, 626–652.</w:t>
      </w:r>
      <w:hyperlink r:id="rId27">
        <w:r>
          <w:t xml:space="preserve"> </w:t>
        </w:r>
      </w:hyperlink>
    </w:p>
    <w:p w:rsidR="00041B82" w:rsidP="00041B82" w:rsidRDefault="004D7D4A" w14:paraId="783F0E00" w14:textId="77777777">
      <w:pPr>
        <w:spacing w:line="480" w:lineRule="auto"/>
        <w:ind w:left="360" w:hanging="360"/>
        <w:rPr>
          <w:color w:val="000000" w:themeColor="text1"/>
        </w:rPr>
      </w:pPr>
      <w:r>
        <w:rPr>
          <w:color w:val="222222"/>
          <w:highlight w:val="white"/>
        </w:rPr>
        <w:t xml:space="preserve">Van </w:t>
      </w:r>
      <w:r w:rsidRPr="00041B82">
        <w:rPr>
          <w:color w:val="000000" w:themeColor="text1"/>
          <w:highlight w:val="white"/>
        </w:rPr>
        <w:t xml:space="preserve">Cleave, K., </w:t>
      </w:r>
      <w:proofErr w:type="spellStart"/>
      <w:r w:rsidRPr="00041B82">
        <w:rPr>
          <w:color w:val="000000" w:themeColor="text1"/>
          <w:highlight w:val="white"/>
        </w:rPr>
        <w:t>Lenters</w:t>
      </w:r>
      <w:proofErr w:type="spellEnd"/>
      <w:r w:rsidRPr="00041B82">
        <w:rPr>
          <w:color w:val="000000" w:themeColor="text1"/>
          <w:highlight w:val="white"/>
        </w:rPr>
        <w:t xml:space="preserve">, J.D., Wang, J. and </w:t>
      </w:r>
      <w:proofErr w:type="spellStart"/>
      <w:r w:rsidRPr="00041B82">
        <w:rPr>
          <w:color w:val="000000" w:themeColor="text1"/>
          <w:highlight w:val="white"/>
        </w:rPr>
        <w:t>Verhamme</w:t>
      </w:r>
      <w:proofErr w:type="spellEnd"/>
      <w:r w:rsidRPr="00041B82">
        <w:rPr>
          <w:color w:val="000000" w:themeColor="text1"/>
          <w:highlight w:val="white"/>
        </w:rPr>
        <w:t xml:space="preserve">, E.M., 2014. A regime shift in Lake Superior ice cover, evaporation, and water temperature following the warm El Niño winter of 1997–1998. </w:t>
      </w:r>
      <w:proofErr w:type="spellStart"/>
      <w:r w:rsidRPr="00041B82">
        <w:rPr>
          <w:color w:val="000000" w:themeColor="text1"/>
          <w:highlight w:val="white"/>
        </w:rPr>
        <w:t>Limnol</w:t>
      </w:r>
      <w:proofErr w:type="spellEnd"/>
      <w:r w:rsidRPr="00041B82">
        <w:rPr>
          <w:color w:val="000000" w:themeColor="text1"/>
          <w:highlight w:val="white"/>
        </w:rPr>
        <w:t xml:space="preserve">. </w:t>
      </w:r>
      <w:proofErr w:type="spellStart"/>
      <w:r w:rsidRPr="00041B82">
        <w:rPr>
          <w:color w:val="000000" w:themeColor="text1"/>
          <w:highlight w:val="white"/>
        </w:rPr>
        <w:t>Oceanogr</w:t>
      </w:r>
      <w:proofErr w:type="spellEnd"/>
      <w:r w:rsidRPr="00041B82">
        <w:rPr>
          <w:color w:val="000000" w:themeColor="text1"/>
          <w:highlight w:val="white"/>
        </w:rPr>
        <w:t>. 59, 1889-1898.</w:t>
      </w:r>
    </w:p>
    <w:p w:rsidR="00041B82" w:rsidP="00041B82" w:rsidRDefault="004D7D4A" w14:paraId="26091BD3" w14:textId="77777777">
      <w:pPr>
        <w:spacing w:line="480" w:lineRule="auto"/>
        <w:ind w:left="360" w:hanging="360"/>
        <w:rPr>
          <w:color w:val="000000" w:themeColor="text1"/>
        </w:rPr>
      </w:pPr>
      <w:r>
        <w:t xml:space="preserve">Van </w:t>
      </w:r>
      <w:proofErr w:type="spellStart"/>
      <w:r>
        <w:t>Oosten</w:t>
      </w:r>
      <w:proofErr w:type="spellEnd"/>
      <w:r>
        <w:t>, J., 1929. Life history of the lake herring (</w:t>
      </w:r>
      <w:proofErr w:type="spellStart"/>
      <w:r>
        <w:rPr>
          <w:i/>
        </w:rPr>
        <w:t>Leucichthys</w:t>
      </w:r>
      <w:proofErr w:type="spellEnd"/>
      <w:r>
        <w:rPr>
          <w:i/>
        </w:rPr>
        <w:t xml:space="preserve"> </w:t>
      </w:r>
      <w:proofErr w:type="spellStart"/>
      <w:r>
        <w:rPr>
          <w:i/>
        </w:rPr>
        <w:t>artedi</w:t>
      </w:r>
      <w:proofErr w:type="spellEnd"/>
      <w:r>
        <w:t xml:space="preserve"> Le Sueur) of Lake Huron as revealed by its scales, with a critique of the scale method. U.S. Bureau of Fisheries Bulletin 44, 265–428.</w:t>
      </w:r>
    </w:p>
    <w:p w:rsidRPr="00041B82" w:rsidR="00BC3597" w:rsidP="00041B82" w:rsidRDefault="004D7D4A" w14:paraId="467D3103" w14:textId="77777777">
      <w:pPr>
        <w:spacing w:line="480" w:lineRule="auto"/>
        <w:ind w:left="360" w:hanging="360"/>
        <w:rPr>
          <w:color w:val="000000" w:themeColor="text1"/>
          <w:highlight w:val="white"/>
        </w:rPr>
      </w:pPr>
      <w:r>
        <w:t xml:space="preserve">Van </w:t>
      </w:r>
      <w:proofErr w:type="spellStart"/>
      <w:r>
        <w:t>Oosten</w:t>
      </w:r>
      <w:proofErr w:type="spellEnd"/>
      <w:r>
        <w:t>, J., 1930. The disappearance of the Lake Eri</w:t>
      </w:r>
      <w:r w:rsidR="00041B82">
        <w:t xml:space="preserve">e cisco — a preliminary report. </w:t>
      </w:r>
      <w:r>
        <w:t>Trans. Am. Fish. Soc. 60, 204–214.</w:t>
      </w:r>
    </w:p>
    <w:p w:rsidR="00BC3597" w:rsidP="00635E91" w:rsidRDefault="004D7D4A" w14:paraId="4BCE253E" w14:textId="77777777">
      <w:pPr>
        <w:spacing w:line="480" w:lineRule="auto"/>
        <w:ind w:left="360" w:hanging="360"/>
        <w:rPr>
          <w:color w:val="222222"/>
          <w:highlight w:val="white"/>
        </w:rPr>
      </w:pPr>
      <w:proofErr w:type="spellStart"/>
      <w:r>
        <w:rPr>
          <w:color w:val="222222"/>
          <w:highlight w:val="white"/>
        </w:rPr>
        <w:lastRenderedPageBreak/>
        <w:t>Ventling-Schwank</w:t>
      </w:r>
      <w:proofErr w:type="spellEnd"/>
      <w:r>
        <w:rPr>
          <w:color w:val="222222"/>
          <w:highlight w:val="white"/>
        </w:rPr>
        <w:t xml:space="preserve">, A.R. </w:t>
      </w:r>
      <w:proofErr w:type="spellStart"/>
      <w:r>
        <w:rPr>
          <w:color w:val="222222"/>
          <w:highlight w:val="white"/>
        </w:rPr>
        <w:t>Meng</w:t>
      </w:r>
      <w:proofErr w:type="spellEnd"/>
      <w:r>
        <w:rPr>
          <w:color w:val="222222"/>
          <w:highlight w:val="white"/>
        </w:rPr>
        <w:t xml:space="preserve">, H.J. 1995. Vertical migration of </w:t>
      </w:r>
      <w:proofErr w:type="spellStart"/>
      <w:r>
        <w:rPr>
          <w:color w:val="222222"/>
          <w:highlight w:val="white"/>
        </w:rPr>
        <w:t>coregonid</w:t>
      </w:r>
      <w:proofErr w:type="spellEnd"/>
      <w:r>
        <w:rPr>
          <w:color w:val="222222"/>
          <w:highlight w:val="white"/>
        </w:rPr>
        <w:t xml:space="preserve"> larvae in the first two months of development. </w:t>
      </w:r>
      <w:proofErr w:type="spellStart"/>
      <w:r>
        <w:t>Aquat</w:t>
      </w:r>
      <w:proofErr w:type="spellEnd"/>
      <w:r>
        <w:t>. Sci.</w:t>
      </w:r>
      <w:r>
        <w:rPr>
          <w:color w:val="222222"/>
          <w:highlight w:val="white"/>
        </w:rPr>
        <w:t xml:space="preserve"> 57, 1-13.</w:t>
      </w:r>
    </w:p>
    <w:p w:rsidR="00041B82" w:rsidP="00041B82" w:rsidRDefault="004D7D4A" w14:paraId="3E779D9B" w14:textId="77777777">
      <w:pPr>
        <w:spacing w:line="480" w:lineRule="auto"/>
        <w:ind w:left="360" w:hanging="360"/>
      </w:pPr>
      <w:proofErr w:type="spellStart"/>
      <w:r>
        <w:rPr>
          <w:highlight w:val="white"/>
        </w:rPr>
        <w:t>Vonlanthen</w:t>
      </w:r>
      <w:proofErr w:type="spellEnd"/>
      <w:r>
        <w:rPr>
          <w:highlight w:val="white"/>
        </w:rPr>
        <w:t xml:space="preserve">, P., Bittner, D., Hudson, A.G., Young, K.A., Müller, R., </w:t>
      </w:r>
      <w:proofErr w:type="spellStart"/>
      <w:r>
        <w:rPr>
          <w:highlight w:val="white"/>
        </w:rPr>
        <w:t>Lundsgaard</w:t>
      </w:r>
      <w:proofErr w:type="spellEnd"/>
      <w:r>
        <w:rPr>
          <w:highlight w:val="white"/>
        </w:rPr>
        <w:t xml:space="preserve">-Hansen, B., Roy, D., Di Piazza, S., </w:t>
      </w:r>
      <w:proofErr w:type="spellStart"/>
      <w:r>
        <w:rPr>
          <w:highlight w:val="white"/>
        </w:rPr>
        <w:t>Largiader</w:t>
      </w:r>
      <w:proofErr w:type="spellEnd"/>
      <w:r>
        <w:rPr>
          <w:highlight w:val="white"/>
        </w:rPr>
        <w:t>, C.R., Seehausen, O., 2012. Eutrophication causes speciation reversal in whitefish adaptive radiations. Nature 482, 357–362.</w:t>
      </w:r>
      <w:hyperlink r:id="rId28">
        <w:r>
          <w:rPr>
            <w:highlight w:val="white"/>
          </w:rPr>
          <w:t xml:space="preserve"> </w:t>
        </w:r>
      </w:hyperlink>
    </w:p>
    <w:p w:rsidR="00BC3597" w:rsidP="00041B82" w:rsidRDefault="004D7D4A" w14:paraId="0DE6143C" w14:textId="77777777">
      <w:pPr>
        <w:spacing w:line="480" w:lineRule="auto"/>
        <w:ind w:left="360" w:hanging="360"/>
      </w:pPr>
      <w:proofErr w:type="spellStart"/>
      <w:r>
        <w:t>Vanderploeg</w:t>
      </w:r>
      <w:proofErr w:type="spellEnd"/>
      <w:r>
        <w:t xml:space="preserve">, H. A., </w:t>
      </w:r>
      <w:proofErr w:type="spellStart"/>
      <w:r>
        <w:t>Scavia</w:t>
      </w:r>
      <w:proofErr w:type="spellEnd"/>
      <w:r>
        <w:t>, D., 1979a. Calculation and use of selectivity coefficients of feeding: zooplankton grazing. Ecol. Model. 7, 135–149.</w:t>
      </w:r>
      <w:hyperlink r:id="rId29">
        <w:r>
          <w:t xml:space="preserve"> </w:t>
        </w:r>
      </w:hyperlink>
    </w:p>
    <w:p w:rsidR="00BC3597" w:rsidP="00635E91" w:rsidRDefault="004D7D4A" w14:paraId="4EA2FBDE" w14:textId="77777777">
      <w:pPr>
        <w:spacing w:line="480" w:lineRule="auto"/>
        <w:ind w:left="360" w:hanging="360"/>
      </w:pPr>
      <w:proofErr w:type="spellStart"/>
      <w:r>
        <w:t>Vanderploeg</w:t>
      </w:r>
      <w:proofErr w:type="spellEnd"/>
      <w:r>
        <w:t xml:space="preserve">, H.A., </w:t>
      </w:r>
      <w:proofErr w:type="spellStart"/>
      <w:r>
        <w:t>Scavia</w:t>
      </w:r>
      <w:proofErr w:type="spellEnd"/>
      <w:r>
        <w:t>, D., 1979b. Two electivity indices for feeding with a special reference to zooplankton grazing. J. Fish. Res. Board Can. 36, 362-365.</w:t>
      </w:r>
    </w:p>
    <w:p w:rsidR="00041B82" w:rsidP="00041B82" w:rsidRDefault="004D7D4A" w14:paraId="5DA544B8" w14:textId="77777777">
      <w:pPr>
        <w:spacing w:line="480" w:lineRule="auto"/>
        <w:ind w:left="360" w:hanging="360"/>
      </w:pPr>
      <w:r>
        <w:t>Winder, M., Schindler, D.E., 2004a. Climate change uncouples trophic interactions in an aquatic ecosystem. Ecology 85, 2100-2106.</w:t>
      </w:r>
    </w:p>
    <w:p w:rsidR="00BC3597" w:rsidP="00041B82" w:rsidRDefault="004D7D4A" w14:paraId="284A3537" w14:textId="77777777">
      <w:pPr>
        <w:spacing w:line="480" w:lineRule="auto"/>
        <w:ind w:left="360" w:hanging="360"/>
      </w:pPr>
      <w:r>
        <w:t xml:space="preserve">Winder, M., Schindler, D.E., 2004b. Climate effects on the phenology of lake processes. Glob. Change Biol. 10, </w:t>
      </w:r>
      <w:r>
        <w:rPr>
          <w:shd w:val="clear" w:color="auto" w:fill="F8F8F8"/>
        </w:rPr>
        <w:t>1844-1856</w:t>
      </w:r>
      <w:r>
        <w:t>.</w:t>
      </w:r>
    </w:p>
    <w:p w:rsidR="00BC3597" w:rsidP="00635E91" w:rsidRDefault="004D7D4A" w14:paraId="41E847D0" w14:textId="77777777">
      <w:pPr>
        <w:spacing w:line="480" w:lineRule="auto"/>
        <w:ind w:left="360" w:hanging="360"/>
      </w:pPr>
      <w:r>
        <w:t xml:space="preserve">Ye, X., Anderson, E.J., Chu, P.Y., Huang, C., </w:t>
      </w:r>
      <w:proofErr w:type="spellStart"/>
      <w:r>
        <w:t>Xue</w:t>
      </w:r>
      <w:proofErr w:type="spellEnd"/>
      <w:r>
        <w:t xml:space="preserve">, P., 2019. Impact of water mixing and ice formation on the warming of Lake Superior: A model-guided mechanism study. </w:t>
      </w:r>
      <w:proofErr w:type="spellStart"/>
      <w:r>
        <w:t>Limnol</w:t>
      </w:r>
      <w:proofErr w:type="spellEnd"/>
      <w:r>
        <w:t xml:space="preserve">. </w:t>
      </w:r>
      <w:proofErr w:type="spellStart"/>
      <w:r>
        <w:t>Oceanogr</w:t>
      </w:r>
      <w:proofErr w:type="spellEnd"/>
      <w:r>
        <w:t>. 64, 558–574.</w:t>
      </w:r>
    </w:p>
    <w:p w:rsidR="00BC3597" w:rsidP="00635E91" w:rsidRDefault="004D7D4A" w14:paraId="0717BF52" w14:textId="77777777">
      <w:pPr>
        <w:spacing w:line="480" w:lineRule="auto"/>
        <w:ind w:left="360" w:hanging="360"/>
      </w:pPr>
      <w:r>
        <w:t xml:space="preserve">Yule, D.L., Stockwell, J.D., Black, J.A., </w:t>
      </w:r>
      <w:proofErr w:type="spellStart"/>
      <w:r>
        <w:t>Cullis</w:t>
      </w:r>
      <w:proofErr w:type="spellEnd"/>
      <w:r>
        <w:t xml:space="preserve">, K., </w:t>
      </w:r>
      <w:proofErr w:type="spellStart"/>
      <w:r>
        <w:t>Cholwek</w:t>
      </w:r>
      <w:proofErr w:type="spellEnd"/>
      <w:r>
        <w:t>, G., Myers, J.T., 2008. How systematic age underestimation can impede understanding of fish population dynamics: lesso</w:t>
      </w:r>
      <w:bookmarkStart w:name="_GoBack" w:id="19"/>
      <w:bookmarkEnd w:id="19"/>
      <w:r>
        <w:t>ns learned from a Lake Superior cisco stock. Trans. Am. Fish. Soc. 137, 481–495.</w:t>
      </w:r>
    </w:p>
    <w:p w:rsidR="00BC3597" w:rsidP="00635E91" w:rsidRDefault="004D7D4A" w14:paraId="35136E94" w14:textId="77777777">
      <w:pPr>
        <w:spacing w:line="480" w:lineRule="auto"/>
        <w:ind w:left="360"/>
        <w:rPr>
          <w:color w:val="1155CC"/>
          <w:u w:val="single"/>
        </w:rPr>
      </w:pPr>
      <w:r>
        <w:t xml:space="preserve">Zimmerman, M.S., Krueger, C.C., 2009. An ecosystem perspective on re-establishing native </w:t>
      </w:r>
      <w:proofErr w:type="spellStart"/>
      <w:r>
        <w:t>deepwater</w:t>
      </w:r>
      <w:proofErr w:type="spellEnd"/>
      <w:r>
        <w:t xml:space="preserve"> fishes in the Laurentian Great Lakes. N. Am. J. Fish. </w:t>
      </w:r>
      <w:proofErr w:type="spellStart"/>
      <w:r>
        <w:t>Manag</w:t>
      </w:r>
      <w:proofErr w:type="spellEnd"/>
      <w:r>
        <w:t>. 29, 1352–1371.</w:t>
      </w:r>
      <w:r>
        <w:fldChar w:fldCharType="begin"/>
      </w:r>
      <w:r>
        <w:instrText xml:space="preserve"> HYPERLINK "https://doi.org/10.1577/M08-194.1" </w:instrText>
      </w:r>
      <w:r>
        <w:fldChar w:fldCharType="separate"/>
      </w:r>
    </w:p>
    <w:p w:rsidR="00BC3597" w:rsidP="001D5F8C" w:rsidRDefault="004D7D4A" w14:paraId="00BF13A9" w14:textId="5C8B6D60">
      <w:pPr>
        <w:spacing w:line="480" w:lineRule="auto"/>
        <w:ind w:left="360" w:hanging="360"/>
      </w:pPr>
      <w:r>
        <w:fldChar w:fldCharType="end"/>
      </w:r>
      <w:r>
        <w:br w:type="page"/>
      </w:r>
    </w:p>
    <w:p w:rsidR="00041B82" w:rsidP="00041B82" w:rsidRDefault="00041B82" w14:paraId="3D61F1B1" w14:textId="77777777">
      <w:pPr>
        <w:spacing w:line="480" w:lineRule="auto"/>
        <w:ind w:left="100"/>
      </w:pPr>
      <w:r>
        <w:lastRenderedPageBreak/>
        <w:t xml:space="preserve">Table 1: </w:t>
      </w:r>
      <w:r w:rsidRPr="003C739A">
        <w:t xml:space="preserve">Diet </w:t>
      </w:r>
      <w:r w:rsidRPr="003C739A" w:rsidR="003C739A">
        <w:t>c</w:t>
      </w:r>
      <w:r w:rsidRPr="003C739A">
        <w:t xml:space="preserve">omposition of </w:t>
      </w:r>
      <w:r w:rsidRPr="003C739A" w:rsidR="003C739A">
        <w:t xml:space="preserve">728 </w:t>
      </w:r>
      <w:r w:rsidRPr="003C739A">
        <w:t xml:space="preserve">larval </w:t>
      </w:r>
      <w:proofErr w:type="spellStart"/>
      <w:r w:rsidRPr="003C739A">
        <w:t>coregonine</w:t>
      </w:r>
      <w:proofErr w:type="spellEnd"/>
      <w:r w:rsidRPr="003C739A" w:rsidR="003C739A">
        <w:t xml:space="preserve"> stomachs</w:t>
      </w:r>
      <w:r w:rsidRPr="003C739A">
        <w:t xml:space="preserve"> collected </w:t>
      </w:r>
      <w:r w:rsidRPr="003C739A" w:rsidR="003C739A">
        <w:t xml:space="preserve">between </w:t>
      </w:r>
      <w:r w:rsidRPr="003C739A" w:rsidR="003C739A">
        <w:rPr>
          <w:rFonts w:eastAsia="Calibri"/>
        </w:rPr>
        <w:t>6 May</w:t>
      </w:r>
      <w:r w:rsidRPr="003C739A" w:rsidR="003C739A">
        <w:rPr>
          <w:rFonts w:eastAsia="Calibri"/>
        </w:rPr>
        <w:t xml:space="preserve"> </w:t>
      </w:r>
      <w:r w:rsidRPr="003C739A" w:rsidR="003C739A">
        <w:rPr>
          <w:rFonts w:eastAsia="Calibri"/>
        </w:rPr>
        <w:t>and 7 July 1974</w:t>
      </w:r>
      <w:r w:rsidRPr="003C739A" w:rsidR="003C739A">
        <w:t xml:space="preserve"> </w:t>
      </w:r>
      <w:r w:rsidRPr="003C739A">
        <w:t>(</w:t>
      </w:r>
      <w:proofErr w:type="spellStart"/>
      <w:r w:rsidRPr="003C739A">
        <w:t>Selge</w:t>
      </w:r>
      <w:r>
        <w:t>by</w:t>
      </w:r>
      <w:proofErr w:type="spellEnd"/>
      <w:r>
        <w:t xml:space="preserve"> et al. 1994) and </w:t>
      </w:r>
      <w:r w:rsidR="003C739A">
        <w:t>623 stomachs collected between 14 May and 25 July 20</w:t>
      </w:r>
      <w:r>
        <w:t>18 (this study) in the Apostle Islands, Lake Superior</w:t>
      </w:r>
      <w:r w:rsidR="003C739A">
        <w:t>.</w:t>
      </w:r>
    </w:p>
    <w:tbl>
      <w:tblPr>
        <w:tblStyle w:val="a"/>
        <w:tblW w:w="8160" w:type="dxa"/>
        <w:tblBorders>
          <w:top w:val="nil"/>
          <w:left w:val="nil"/>
          <w:bottom w:val="nil"/>
          <w:right w:val="nil"/>
          <w:insideH w:val="nil"/>
          <w:insideV w:val="nil"/>
        </w:tblBorders>
        <w:tblLayout w:type="fixed"/>
        <w:tblLook w:val="0600" w:firstRow="0" w:lastRow="0" w:firstColumn="0" w:lastColumn="0" w:noHBand="1" w:noVBand="1"/>
      </w:tblPr>
      <w:tblGrid>
        <w:gridCol w:w="2835"/>
        <w:gridCol w:w="1110"/>
        <w:gridCol w:w="1275"/>
        <w:gridCol w:w="630"/>
        <w:gridCol w:w="1110"/>
        <w:gridCol w:w="1200"/>
      </w:tblGrid>
      <w:tr w:rsidR="00BC3597" w:rsidTr="00B24888" w14:paraId="3B889D99" w14:textId="77777777">
        <w:tc>
          <w:tcPr>
            <w:tcW w:w="2835" w:type="dxa"/>
            <w:vMerge w:val="restart"/>
            <w:tcBorders>
              <w:top w:val="single" w:color="auto" w:sz="4" w:space="0"/>
              <w:bottom w:val="single" w:color="000000" w:sz="8" w:space="0"/>
              <w:right w:val="nil"/>
            </w:tcBorders>
            <w:shd w:val="clear" w:color="auto" w:fill="auto"/>
            <w:tcMar>
              <w:top w:w="0" w:type="dxa"/>
              <w:left w:w="0" w:type="dxa"/>
              <w:bottom w:w="0" w:type="dxa"/>
              <w:right w:w="0" w:type="dxa"/>
            </w:tcMar>
            <w:vAlign w:val="bottom"/>
          </w:tcPr>
          <w:p w:rsidR="00BC3597" w:rsidRDefault="004D7D4A" w14:paraId="7181EF16" w14:textId="77777777">
            <w:pPr>
              <w:spacing w:line="240" w:lineRule="auto"/>
              <w:ind w:left="100"/>
              <w:rPr>
                <w:rFonts w:ascii="Calibri" w:hAnsi="Calibri" w:eastAsia="Calibri" w:cs="Calibri"/>
              </w:rPr>
            </w:pPr>
            <w:r>
              <w:rPr>
                <w:rFonts w:ascii="Calibri" w:hAnsi="Calibri" w:eastAsia="Calibri" w:cs="Calibri"/>
              </w:rPr>
              <w:t>Food Item Taxon</w:t>
            </w:r>
          </w:p>
        </w:tc>
        <w:tc>
          <w:tcPr>
            <w:tcW w:w="2385" w:type="dxa"/>
            <w:gridSpan w:val="2"/>
            <w:tcBorders>
              <w:top w:val="single" w:color="auto" w:sz="4" w:space="0"/>
              <w:left w:val="nil"/>
              <w:bottom w:val="nil"/>
              <w:right w:val="nil"/>
            </w:tcBorders>
            <w:shd w:val="clear" w:color="auto" w:fill="auto"/>
            <w:tcMar>
              <w:top w:w="0" w:type="dxa"/>
              <w:left w:w="0" w:type="dxa"/>
              <w:bottom w:w="0" w:type="dxa"/>
              <w:right w:w="0" w:type="dxa"/>
            </w:tcMar>
            <w:vAlign w:val="bottom"/>
          </w:tcPr>
          <w:p w:rsidR="00BC3597" w:rsidP="00B24888" w:rsidRDefault="004D7D4A" w14:paraId="20BE17DB" w14:textId="77777777">
            <w:pPr>
              <w:spacing w:line="240" w:lineRule="auto"/>
              <w:ind w:left="100"/>
              <w:jc w:val="center"/>
              <w:rPr>
                <w:rFonts w:ascii="Calibri" w:hAnsi="Calibri" w:eastAsia="Calibri" w:cs="Calibri"/>
              </w:rPr>
            </w:pPr>
            <w:r>
              <w:rPr>
                <w:rFonts w:ascii="Calibri" w:hAnsi="Calibri" w:eastAsia="Calibri" w:cs="Calibri"/>
              </w:rPr>
              <w:t>1974</w:t>
            </w:r>
          </w:p>
        </w:tc>
        <w:tc>
          <w:tcPr>
            <w:tcW w:w="630" w:type="dxa"/>
            <w:tcBorders>
              <w:top w:val="single" w:color="auto" w:sz="4" w:space="0"/>
              <w:left w:val="nil"/>
              <w:right w:val="nil"/>
            </w:tcBorders>
            <w:shd w:val="clear" w:color="auto" w:fill="auto"/>
            <w:tcMar>
              <w:top w:w="0" w:type="dxa"/>
              <w:left w:w="0" w:type="dxa"/>
              <w:bottom w:w="0" w:type="dxa"/>
              <w:right w:w="0" w:type="dxa"/>
            </w:tcMar>
            <w:vAlign w:val="bottom"/>
          </w:tcPr>
          <w:p w:rsidR="00BC3597" w:rsidRDefault="00BC3597" w14:paraId="37A5DF96" w14:textId="77777777">
            <w:pPr>
              <w:spacing w:line="240" w:lineRule="auto"/>
              <w:ind w:left="100"/>
              <w:rPr>
                <w:rFonts w:ascii="Calibri" w:hAnsi="Calibri" w:eastAsia="Calibri" w:cs="Calibri"/>
              </w:rPr>
            </w:pPr>
          </w:p>
        </w:tc>
        <w:tc>
          <w:tcPr>
            <w:tcW w:w="2310" w:type="dxa"/>
            <w:gridSpan w:val="2"/>
            <w:tcBorders>
              <w:top w:val="single" w:color="auto" w:sz="4" w:space="0"/>
              <w:left w:val="nil"/>
              <w:bottom w:val="nil"/>
              <w:right w:val="nil"/>
            </w:tcBorders>
            <w:shd w:val="clear" w:color="auto" w:fill="auto"/>
            <w:tcMar>
              <w:top w:w="0" w:type="dxa"/>
              <w:left w:w="0" w:type="dxa"/>
              <w:bottom w:w="0" w:type="dxa"/>
              <w:right w:w="0" w:type="dxa"/>
            </w:tcMar>
            <w:vAlign w:val="bottom"/>
          </w:tcPr>
          <w:p w:rsidR="00BC3597" w:rsidP="00B24888" w:rsidRDefault="004D7D4A" w14:paraId="717F4BB7" w14:textId="77777777">
            <w:pPr>
              <w:spacing w:line="240" w:lineRule="auto"/>
              <w:ind w:left="100"/>
              <w:jc w:val="center"/>
              <w:rPr>
                <w:rFonts w:ascii="Calibri" w:hAnsi="Calibri" w:eastAsia="Calibri" w:cs="Calibri"/>
              </w:rPr>
            </w:pPr>
            <w:r>
              <w:rPr>
                <w:rFonts w:ascii="Calibri" w:hAnsi="Calibri" w:eastAsia="Calibri" w:cs="Calibri"/>
              </w:rPr>
              <w:t>2018</w:t>
            </w:r>
          </w:p>
        </w:tc>
      </w:tr>
      <w:tr w:rsidR="00BC3597" w:rsidTr="003C739A" w14:paraId="091BA5A6" w14:textId="77777777">
        <w:tc>
          <w:tcPr>
            <w:tcW w:w="2835" w:type="dxa"/>
            <w:vMerge/>
            <w:tcBorders>
              <w:bottom w:val="single" w:color="000000" w:sz="8" w:space="0"/>
            </w:tcBorders>
            <w:shd w:val="clear" w:color="auto" w:fill="auto"/>
            <w:tcMar>
              <w:top w:w="0" w:type="dxa"/>
              <w:left w:w="0" w:type="dxa"/>
              <w:bottom w:w="0" w:type="dxa"/>
              <w:right w:w="0" w:type="dxa"/>
            </w:tcMar>
          </w:tcPr>
          <w:p w:rsidR="00BC3597" w:rsidRDefault="00BC3597" w14:paraId="0312C2A3" w14:textId="77777777">
            <w:pPr>
              <w:ind w:left="100"/>
            </w:pPr>
          </w:p>
        </w:tc>
        <w:tc>
          <w:tcPr>
            <w:tcW w:w="1110" w:type="dxa"/>
            <w:tcBorders>
              <w:top w:val="nil"/>
              <w:bottom w:val="single" w:color="000000" w:sz="8" w:space="0"/>
            </w:tcBorders>
            <w:shd w:val="clear" w:color="auto" w:fill="auto"/>
            <w:tcMar>
              <w:top w:w="0" w:type="dxa"/>
              <w:left w:w="0" w:type="dxa"/>
              <w:bottom w:w="0" w:type="dxa"/>
              <w:right w:w="0" w:type="dxa"/>
            </w:tcMar>
            <w:vAlign w:val="bottom"/>
          </w:tcPr>
          <w:p w:rsidR="00BC3597" w:rsidRDefault="004D7D4A" w14:paraId="01C1A8B5" w14:textId="77777777">
            <w:pPr>
              <w:spacing w:line="240" w:lineRule="auto"/>
              <w:ind w:left="100"/>
              <w:rPr>
                <w:rFonts w:ascii="Calibri" w:hAnsi="Calibri" w:eastAsia="Calibri" w:cs="Calibri"/>
              </w:rPr>
            </w:pPr>
            <w:r>
              <w:rPr>
                <w:rFonts w:ascii="Calibri" w:hAnsi="Calibri" w:eastAsia="Calibri" w:cs="Calibri"/>
              </w:rPr>
              <w:t>Total No. of Items</w:t>
            </w:r>
          </w:p>
        </w:tc>
        <w:tc>
          <w:tcPr>
            <w:tcW w:w="1275" w:type="dxa"/>
            <w:tcBorders>
              <w:top w:val="nil"/>
              <w:bottom w:val="single" w:color="000000" w:sz="8" w:space="0"/>
            </w:tcBorders>
            <w:shd w:val="clear" w:color="auto" w:fill="auto"/>
            <w:tcMar>
              <w:top w:w="0" w:type="dxa"/>
              <w:left w:w="0" w:type="dxa"/>
              <w:bottom w:w="0" w:type="dxa"/>
              <w:right w:w="0" w:type="dxa"/>
            </w:tcMar>
            <w:vAlign w:val="bottom"/>
          </w:tcPr>
          <w:p w:rsidR="00BC3597" w:rsidRDefault="004D7D4A" w14:paraId="7D71D1CA" w14:textId="77777777">
            <w:pPr>
              <w:spacing w:line="240" w:lineRule="auto"/>
              <w:ind w:left="100"/>
              <w:rPr>
                <w:rFonts w:ascii="Calibri" w:hAnsi="Calibri" w:eastAsia="Calibri" w:cs="Calibri"/>
              </w:rPr>
            </w:pPr>
            <w:r>
              <w:rPr>
                <w:rFonts w:ascii="Calibri" w:hAnsi="Calibri" w:eastAsia="Calibri" w:cs="Calibri"/>
              </w:rPr>
              <w:t>Percent of total items</w:t>
            </w:r>
          </w:p>
        </w:tc>
        <w:tc>
          <w:tcPr>
            <w:tcW w:w="630" w:type="dxa"/>
            <w:shd w:val="clear" w:color="auto" w:fill="auto"/>
            <w:tcMar>
              <w:top w:w="0" w:type="dxa"/>
              <w:left w:w="0" w:type="dxa"/>
              <w:bottom w:w="0" w:type="dxa"/>
              <w:right w:w="0" w:type="dxa"/>
            </w:tcMar>
            <w:vAlign w:val="bottom"/>
          </w:tcPr>
          <w:p w:rsidR="00BC3597" w:rsidRDefault="00BC3597" w14:paraId="128A1F67" w14:textId="77777777">
            <w:pPr>
              <w:spacing w:line="240" w:lineRule="auto"/>
              <w:ind w:left="100"/>
              <w:rPr>
                <w:rFonts w:ascii="Calibri" w:hAnsi="Calibri" w:eastAsia="Calibri" w:cs="Calibri"/>
              </w:rPr>
            </w:pPr>
          </w:p>
        </w:tc>
        <w:tc>
          <w:tcPr>
            <w:tcW w:w="1110" w:type="dxa"/>
            <w:tcBorders>
              <w:top w:val="nil"/>
              <w:bottom w:val="single" w:color="000000" w:sz="8" w:space="0"/>
            </w:tcBorders>
            <w:shd w:val="clear" w:color="auto" w:fill="auto"/>
            <w:tcMar>
              <w:top w:w="0" w:type="dxa"/>
              <w:left w:w="0" w:type="dxa"/>
              <w:bottom w:w="0" w:type="dxa"/>
              <w:right w:w="0" w:type="dxa"/>
            </w:tcMar>
            <w:vAlign w:val="bottom"/>
          </w:tcPr>
          <w:p w:rsidR="00BC3597" w:rsidRDefault="004D7D4A" w14:paraId="57E36957" w14:textId="77777777">
            <w:pPr>
              <w:spacing w:line="240" w:lineRule="auto"/>
              <w:ind w:left="100"/>
              <w:rPr>
                <w:rFonts w:ascii="Calibri" w:hAnsi="Calibri" w:eastAsia="Calibri" w:cs="Calibri"/>
              </w:rPr>
            </w:pPr>
            <w:r>
              <w:rPr>
                <w:rFonts w:ascii="Calibri" w:hAnsi="Calibri" w:eastAsia="Calibri" w:cs="Calibri"/>
              </w:rPr>
              <w:t>Total No. of Items</w:t>
            </w:r>
          </w:p>
        </w:tc>
        <w:tc>
          <w:tcPr>
            <w:tcW w:w="1200" w:type="dxa"/>
            <w:tcBorders>
              <w:top w:val="nil"/>
              <w:bottom w:val="single" w:color="000000" w:sz="8" w:space="0"/>
            </w:tcBorders>
            <w:shd w:val="clear" w:color="auto" w:fill="auto"/>
            <w:tcMar>
              <w:top w:w="0" w:type="dxa"/>
              <w:left w:w="0" w:type="dxa"/>
              <w:bottom w:w="0" w:type="dxa"/>
              <w:right w:w="0" w:type="dxa"/>
            </w:tcMar>
            <w:vAlign w:val="bottom"/>
          </w:tcPr>
          <w:p w:rsidR="00BC3597" w:rsidRDefault="004D7D4A" w14:paraId="4A4D0DEA" w14:textId="77777777">
            <w:pPr>
              <w:spacing w:line="240" w:lineRule="auto"/>
              <w:ind w:left="100"/>
              <w:rPr>
                <w:rFonts w:ascii="Calibri" w:hAnsi="Calibri" w:eastAsia="Calibri" w:cs="Calibri"/>
              </w:rPr>
            </w:pPr>
            <w:r>
              <w:rPr>
                <w:rFonts w:ascii="Calibri" w:hAnsi="Calibri" w:eastAsia="Calibri" w:cs="Calibri"/>
              </w:rPr>
              <w:t>Percent of total items</w:t>
            </w:r>
          </w:p>
        </w:tc>
      </w:tr>
      <w:tr w:rsidR="00BC3597" w14:paraId="57BCCB5C" w14:textId="77777777">
        <w:tc>
          <w:tcPr>
            <w:tcW w:w="2835" w:type="dxa"/>
            <w:shd w:val="clear" w:color="auto" w:fill="auto"/>
            <w:tcMar>
              <w:top w:w="0" w:type="dxa"/>
              <w:left w:w="0" w:type="dxa"/>
              <w:bottom w:w="0" w:type="dxa"/>
              <w:right w:w="0" w:type="dxa"/>
            </w:tcMar>
            <w:vAlign w:val="bottom"/>
          </w:tcPr>
          <w:p w:rsidR="00BC3597" w:rsidRDefault="004D7D4A" w14:paraId="04AE8A67" w14:textId="77777777">
            <w:pPr>
              <w:spacing w:line="240" w:lineRule="auto"/>
              <w:ind w:left="100"/>
              <w:rPr>
                <w:rFonts w:ascii="Calibri" w:hAnsi="Calibri" w:eastAsia="Calibri" w:cs="Calibri"/>
                <w:i/>
              </w:rPr>
            </w:pPr>
            <w:r>
              <w:rPr>
                <w:rFonts w:ascii="Calibri" w:hAnsi="Calibri" w:eastAsia="Calibri" w:cs="Calibri"/>
              </w:rPr>
              <w:t xml:space="preserve">Copepod </w:t>
            </w:r>
            <w:proofErr w:type="spellStart"/>
            <w:r>
              <w:rPr>
                <w:rFonts w:ascii="Calibri" w:hAnsi="Calibri" w:eastAsia="Calibri" w:cs="Calibri"/>
                <w:i/>
              </w:rPr>
              <w:t>Nauplii</w:t>
            </w:r>
            <w:proofErr w:type="spellEnd"/>
          </w:p>
        </w:tc>
        <w:tc>
          <w:tcPr>
            <w:tcW w:w="1110" w:type="dxa"/>
            <w:shd w:val="clear" w:color="auto" w:fill="auto"/>
            <w:tcMar>
              <w:top w:w="0" w:type="dxa"/>
              <w:left w:w="0" w:type="dxa"/>
              <w:bottom w:w="0" w:type="dxa"/>
              <w:right w:w="0" w:type="dxa"/>
            </w:tcMar>
            <w:vAlign w:val="bottom"/>
          </w:tcPr>
          <w:p w:rsidR="00BC3597" w:rsidRDefault="004D7D4A" w14:paraId="370054A1" w14:textId="77777777">
            <w:pPr>
              <w:spacing w:line="240" w:lineRule="auto"/>
              <w:ind w:left="100"/>
              <w:rPr>
                <w:rFonts w:ascii="Calibri" w:hAnsi="Calibri" w:eastAsia="Calibri" w:cs="Calibri"/>
              </w:rPr>
            </w:pPr>
            <w:r>
              <w:rPr>
                <w:rFonts w:ascii="Calibri" w:hAnsi="Calibri" w:eastAsia="Calibri" w:cs="Calibri"/>
              </w:rPr>
              <w:t>1501</w:t>
            </w:r>
          </w:p>
        </w:tc>
        <w:tc>
          <w:tcPr>
            <w:tcW w:w="1275" w:type="dxa"/>
            <w:shd w:val="clear" w:color="auto" w:fill="auto"/>
            <w:tcMar>
              <w:top w:w="0" w:type="dxa"/>
              <w:left w:w="0" w:type="dxa"/>
              <w:bottom w:w="0" w:type="dxa"/>
              <w:right w:w="0" w:type="dxa"/>
            </w:tcMar>
            <w:vAlign w:val="bottom"/>
          </w:tcPr>
          <w:p w:rsidR="00BC3597" w:rsidRDefault="004D7D4A" w14:paraId="22BB7BB5" w14:textId="77777777">
            <w:pPr>
              <w:spacing w:line="240" w:lineRule="auto"/>
              <w:ind w:left="100"/>
              <w:rPr>
                <w:rFonts w:ascii="Calibri" w:hAnsi="Calibri" w:eastAsia="Calibri" w:cs="Calibri"/>
              </w:rPr>
            </w:pPr>
            <w:r>
              <w:rPr>
                <w:rFonts w:ascii="Calibri" w:hAnsi="Calibri" w:eastAsia="Calibri" w:cs="Calibri"/>
              </w:rPr>
              <w:t>63.0%</w:t>
            </w:r>
          </w:p>
        </w:tc>
        <w:tc>
          <w:tcPr>
            <w:tcW w:w="630" w:type="dxa"/>
            <w:shd w:val="clear" w:color="auto" w:fill="auto"/>
            <w:tcMar>
              <w:top w:w="0" w:type="dxa"/>
              <w:left w:w="0" w:type="dxa"/>
              <w:bottom w:w="0" w:type="dxa"/>
              <w:right w:w="0" w:type="dxa"/>
            </w:tcMar>
            <w:vAlign w:val="bottom"/>
          </w:tcPr>
          <w:p w:rsidR="00BC3597" w:rsidRDefault="00BC3597" w14:paraId="0D8592B8"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585A46A7" w14:textId="77777777">
            <w:pPr>
              <w:spacing w:line="240" w:lineRule="auto"/>
              <w:ind w:left="100"/>
              <w:rPr>
                <w:rFonts w:ascii="Calibri" w:hAnsi="Calibri" w:eastAsia="Calibri" w:cs="Calibri"/>
              </w:rPr>
            </w:pPr>
            <w:r>
              <w:rPr>
                <w:rFonts w:ascii="Calibri" w:hAnsi="Calibri" w:eastAsia="Calibri" w:cs="Calibri"/>
              </w:rPr>
              <w:t>11682</w:t>
            </w:r>
          </w:p>
        </w:tc>
        <w:tc>
          <w:tcPr>
            <w:tcW w:w="1200" w:type="dxa"/>
            <w:shd w:val="clear" w:color="auto" w:fill="auto"/>
            <w:tcMar>
              <w:top w:w="0" w:type="dxa"/>
              <w:left w:w="0" w:type="dxa"/>
              <w:bottom w:w="0" w:type="dxa"/>
              <w:right w:w="0" w:type="dxa"/>
            </w:tcMar>
            <w:vAlign w:val="bottom"/>
          </w:tcPr>
          <w:p w:rsidR="00BC3597" w:rsidRDefault="004D7D4A" w14:paraId="1A555C26" w14:textId="77777777">
            <w:pPr>
              <w:spacing w:line="240" w:lineRule="auto"/>
              <w:ind w:left="100"/>
              <w:rPr>
                <w:rFonts w:ascii="Calibri" w:hAnsi="Calibri" w:eastAsia="Calibri" w:cs="Calibri"/>
              </w:rPr>
            </w:pPr>
            <w:r>
              <w:rPr>
                <w:rFonts w:ascii="Calibri" w:hAnsi="Calibri" w:eastAsia="Calibri" w:cs="Calibri"/>
              </w:rPr>
              <w:t>57.7%</w:t>
            </w:r>
          </w:p>
        </w:tc>
      </w:tr>
      <w:tr w:rsidR="00BC3597" w14:paraId="564B15A4" w14:textId="77777777">
        <w:tc>
          <w:tcPr>
            <w:tcW w:w="2835" w:type="dxa"/>
            <w:shd w:val="clear" w:color="auto" w:fill="auto"/>
            <w:tcMar>
              <w:top w:w="0" w:type="dxa"/>
              <w:left w:w="0" w:type="dxa"/>
              <w:bottom w:w="0" w:type="dxa"/>
              <w:right w:w="0" w:type="dxa"/>
            </w:tcMar>
            <w:vAlign w:val="bottom"/>
          </w:tcPr>
          <w:p w:rsidR="00BC3597" w:rsidRDefault="004D7D4A" w14:paraId="00D2730D" w14:textId="77777777">
            <w:pPr>
              <w:spacing w:line="240" w:lineRule="auto"/>
              <w:ind w:left="100"/>
              <w:rPr>
                <w:rFonts w:ascii="Calibri" w:hAnsi="Calibri" w:eastAsia="Calibri" w:cs="Calibri"/>
                <w:i/>
              </w:rPr>
            </w:pPr>
            <w:proofErr w:type="spellStart"/>
            <w:r>
              <w:rPr>
                <w:rFonts w:ascii="Calibri" w:hAnsi="Calibri" w:eastAsia="Calibri" w:cs="Calibri"/>
                <w:i/>
              </w:rPr>
              <w:t>Holopedium</w:t>
            </w:r>
            <w:proofErr w:type="spellEnd"/>
            <w:r>
              <w:rPr>
                <w:rFonts w:ascii="Calibri" w:hAnsi="Calibri" w:eastAsia="Calibri" w:cs="Calibri"/>
                <w:i/>
              </w:rPr>
              <w:t xml:space="preserve"> </w:t>
            </w:r>
            <w:proofErr w:type="spellStart"/>
            <w:r>
              <w:rPr>
                <w:rFonts w:ascii="Calibri" w:hAnsi="Calibri" w:eastAsia="Calibri" w:cs="Calibri"/>
                <w:i/>
              </w:rPr>
              <w:t>gibberum</w:t>
            </w:r>
            <w:proofErr w:type="spellEnd"/>
          </w:p>
        </w:tc>
        <w:tc>
          <w:tcPr>
            <w:tcW w:w="1110" w:type="dxa"/>
            <w:shd w:val="clear" w:color="auto" w:fill="auto"/>
            <w:tcMar>
              <w:top w:w="0" w:type="dxa"/>
              <w:left w:w="0" w:type="dxa"/>
              <w:bottom w:w="0" w:type="dxa"/>
              <w:right w:w="0" w:type="dxa"/>
            </w:tcMar>
            <w:vAlign w:val="bottom"/>
          </w:tcPr>
          <w:p w:rsidR="00BC3597" w:rsidRDefault="00BC3597" w14:paraId="2494590B"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6A28D1FD"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3B0CB7D5"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71F52B29" w14:textId="77777777">
            <w:pPr>
              <w:spacing w:line="240" w:lineRule="auto"/>
              <w:ind w:left="100"/>
              <w:rPr>
                <w:rFonts w:ascii="Calibri" w:hAnsi="Calibri" w:eastAsia="Calibri" w:cs="Calibri"/>
              </w:rPr>
            </w:pPr>
            <w:r>
              <w:rPr>
                <w:rFonts w:ascii="Calibri" w:hAnsi="Calibri" w:eastAsia="Calibri" w:cs="Calibri"/>
              </w:rPr>
              <w:t>2309</w:t>
            </w:r>
          </w:p>
        </w:tc>
        <w:tc>
          <w:tcPr>
            <w:tcW w:w="1200" w:type="dxa"/>
            <w:shd w:val="clear" w:color="auto" w:fill="auto"/>
            <w:tcMar>
              <w:top w:w="0" w:type="dxa"/>
              <w:left w:w="0" w:type="dxa"/>
              <w:bottom w:w="0" w:type="dxa"/>
              <w:right w:w="0" w:type="dxa"/>
            </w:tcMar>
            <w:vAlign w:val="bottom"/>
          </w:tcPr>
          <w:p w:rsidR="00BC3597" w:rsidRDefault="004D7D4A" w14:paraId="6585BA5B" w14:textId="77777777">
            <w:pPr>
              <w:spacing w:line="240" w:lineRule="auto"/>
              <w:ind w:left="100"/>
              <w:rPr>
                <w:rFonts w:ascii="Calibri" w:hAnsi="Calibri" w:eastAsia="Calibri" w:cs="Calibri"/>
              </w:rPr>
            </w:pPr>
            <w:r>
              <w:rPr>
                <w:rFonts w:ascii="Calibri" w:hAnsi="Calibri" w:eastAsia="Calibri" w:cs="Calibri"/>
              </w:rPr>
              <w:t>11.4%</w:t>
            </w:r>
          </w:p>
        </w:tc>
      </w:tr>
      <w:tr w:rsidR="00BC3597" w14:paraId="44342B5A" w14:textId="77777777">
        <w:tc>
          <w:tcPr>
            <w:tcW w:w="2835" w:type="dxa"/>
            <w:shd w:val="clear" w:color="auto" w:fill="auto"/>
            <w:tcMar>
              <w:top w:w="0" w:type="dxa"/>
              <w:left w:w="0" w:type="dxa"/>
              <w:bottom w:w="0" w:type="dxa"/>
              <w:right w:w="0" w:type="dxa"/>
            </w:tcMar>
            <w:vAlign w:val="bottom"/>
          </w:tcPr>
          <w:p w:rsidR="00BC3597" w:rsidRDefault="004D7D4A" w14:paraId="198A1397" w14:textId="77777777">
            <w:pPr>
              <w:spacing w:line="240" w:lineRule="auto"/>
              <w:ind w:left="100"/>
              <w:rPr>
                <w:rFonts w:ascii="Calibri" w:hAnsi="Calibri" w:eastAsia="Calibri" w:cs="Calibri"/>
              </w:rPr>
            </w:pPr>
            <w:r>
              <w:rPr>
                <w:rFonts w:ascii="Calibri" w:hAnsi="Calibri" w:eastAsia="Calibri" w:cs="Calibri"/>
              </w:rPr>
              <w:t>Invertebrate eggs</w:t>
            </w:r>
          </w:p>
        </w:tc>
        <w:tc>
          <w:tcPr>
            <w:tcW w:w="1110" w:type="dxa"/>
            <w:shd w:val="clear" w:color="auto" w:fill="auto"/>
            <w:tcMar>
              <w:top w:w="0" w:type="dxa"/>
              <w:left w:w="0" w:type="dxa"/>
              <w:bottom w:w="0" w:type="dxa"/>
              <w:right w:w="0" w:type="dxa"/>
            </w:tcMar>
            <w:vAlign w:val="bottom"/>
          </w:tcPr>
          <w:p w:rsidR="00BC3597" w:rsidRDefault="00BC3597" w14:paraId="611E479E"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61AE6857"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7AE5B9AD"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5A112D83" w14:textId="77777777">
            <w:pPr>
              <w:spacing w:line="240" w:lineRule="auto"/>
              <w:ind w:left="100"/>
              <w:rPr>
                <w:rFonts w:ascii="Calibri" w:hAnsi="Calibri" w:eastAsia="Calibri" w:cs="Calibri"/>
              </w:rPr>
            </w:pPr>
            <w:r>
              <w:rPr>
                <w:rFonts w:ascii="Calibri" w:hAnsi="Calibri" w:eastAsia="Calibri" w:cs="Calibri"/>
              </w:rPr>
              <w:t>1637</w:t>
            </w:r>
          </w:p>
        </w:tc>
        <w:tc>
          <w:tcPr>
            <w:tcW w:w="1200" w:type="dxa"/>
            <w:shd w:val="clear" w:color="auto" w:fill="auto"/>
            <w:tcMar>
              <w:top w:w="0" w:type="dxa"/>
              <w:left w:w="0" w:type="dxa"/>
              <w:bottom w:w="0" w:type="dxa"/>
              <w:right w:w="0" w:type="dxa"/>
            </w:tcMar>
            <w:vAlign w:val="bottom"/>
          </w:tcPr>
          <w:p w:rsidR="00BC3597" w:rsidRDefault="004D7D4A" w14:paraId="600BEA9B" w14:textId="77777777">
            <w:pPr>
              <w:spacing w:line="240" w:lineRule="auto"/>
              <w:ind w:left="100"/>
              <w:rPr>
                <w:rFonts w:ascii="Calibri" w:hAnsi="Calibri" w:eastAsia="Calibri" w:cs="Calibri"/>
              </w:rPr>
            </w:pPr>
            <w:r>
              <w:rPr>
                <w:rFonts w:ascii="Calibri" w:hAnsi="Calibri" w:eastAsia="Calibri" w:cs="Calibri"/>
              </w:rPr>
              <w:t>8.1%</w:t>
            </w:r>
          </w:p>
        </w:tc>
      </w:tr>
      <w:tr w:rsidR="00BC3597" w14:paraId="590CBCD2" w14:textId="77777777">
        <w:tc>
          <w:tcPr>
            <w:tcW w:w="2835" w:type="dxa"/>
            <w:shd w:val="clear" w:color="auto" w:fill="auto"/>
            <w:tcMar>
              <w:top w:w="0" w:type="dxa"/>
              <w:left w:w="0" w:type="dxa"/>
              <w:bottom w:w="0" w:type="dxa"/>
              <w:right w:w="0" w:type="dxa"/>
            </w:tcMar>
            <w:vAlign w:val="bottom"/>
          </w:tcPr>
          <w:p w:rsidR="00BC3597" w:rsidRDefault="004D7D4A" w14:paraId="206FFCE1" w14:textId="77777777">
            <w:pPr>
              <w:spacing w:line="240" w:lineRule="auto"/>
              <w:ind w:left="100"/>
              <w:rPr>
                <w:rFonts w:ascii="Calibri" w:hAnsi="Calibri" w:eastAsia="Calibri" w:cs="Calibri"/>
                <w:vertAlign w:val="superscript"/>
              </w:rPr>
            </w:pPr>
            <w:proofErr w:type="spellStart"/>
            <w:r>
              <w:rPr>
                <w:rFonts w:ascii="Calibri" w:hAnsi="Calibri" w:eastAsia="Calibri" w:cs="Calibri"/>
              </w:rPr>
              <w:t>Calanoid</w:t>
            </w:r>
            <w:proofErr w:type="spellEnd"/>
            <w:r>
              <w:rPr>
                <w:rFonts w:ascii="Calibri" w:hAnsi="Calibri" w:eastAsia="Calibri" w:cs="Calibri"/>
              </w:rPr>
              <w:t xml:space="preserve"> </w:t>
            </w:r>
            <w:proofErr w:type="spellStart"/>
            <w:r>
              <w:rPr>
                <w:rFonts w:ascii="Calibri" w:hAnsi="Calibri" w:eastAsia="Calibri" w:cs="Calibri"/>
              </w:rPr>
              <w:t>Copepodite</w:t>
            </w:r>
            <w:r>
              <w:rPr>
                <w:rFonts w:ascii="Calibri" w:hAnsi="Calibri" w:eastAsia="Calibri" w:cs="Calibri"/>
                <w:vertAlign w:val="superscript"/>
              </w:rPr>
              <w:t>a</w:t>
            </w:r>
            <w:proofErr w:type="spellEnd"/>
          </w:p>
        </w:tc>
        <w:tc>
          <w:tcPr>
            <w:tcW w:w="1110" w:type="dxa"/>
            <w:shd w:val="clear" w:color="auto" w:fill="auto"/>
            <w:tcMar>
              <w:top w:w="0" w:type="dxa"/>
              <w:left w:w="0" w:type="dxa"/>
              <w:bottom w:w="0" w:type="dxa"/>
              <w:right w:w="0" w:type="dxa"/>
            </w:tcMar>
            <w:vAlign w:val="bottom"/>
          </w:tcPr>
          <w:p w:rsidR="00BC3597" w:rsidRDefault="004D7D4A" w14:paraId="03450DC5" w14:textId="77777777">
            <w:pPr>
              <w:spacing w:line="240" w:lineRule="auto"/>
              <w:ind w:left="100"/>
              <w:rPr>
                <w:rFonts w:ascii="Calibri" w:hAnsi="Calibri" w:eastAsia="Calibri" w:cs="Calibri"/>
              </w:rPr>
            </w:pPr>
            <w:r>
              <w:rPr>
                <w:rFonts w:ascii="Calibri" w:hAnsi="Calibri" w:eastAsia="Calibri" w:cs="Calibri"/>
              </w:rPr>
              <w:t>401</w:t>
            </w:r>
          </w:p>
        </w:tc>
        <w:tc>
          <w:tcPr>
            <w:tcW w:w="1275" w:type="dxa"/>
            <w:shd w:val="clear" w:color="auto" w:fill="auto"/>
            <w:tcMar>
              <w:top w:w="0" w:type="dxa"/>
              <w:left w:w="0" w:type="dxa"/>
              <w:bottom w:w="0" w:type="dxa"/>
              <w:right w:w="0" w:type="dxa"/>
            </w:tcMar>
            <w:vAlign w:val="bottom"/>
          </w:tcPr>
          <w:p w:rsidR="00BC3597" w:rsidRDefault="004D7D4A" w14:paraId="0B2E03BB" w14:textId="77777777">
            <w:pPr>
              <w:spacing w:line="240" w:lineRule="auto"/>
              <w:ind w:left="100"/>
              <w:rPr>
                <w:rFonts w:ascii="Calibri" w:hAnsi="Calibri" w:eastAsia="Calibri" w:cs="Calibri"/>
              </w:rPr>
            </w:pPr>
            <w:r>
              <w:rPr>
                <w:rFonts w:ascii="Calibri" w:hAnsi="Calibri" w:eastAsia="Calibri" w:cs="Calibri"/>
              </w:rPr>
              <w:t>16.8%</w:t>
            </w:r>
          </w:p>
        </w:tc>
        <w:tc>
          <w:tcPr>
            <w:tcW w:w="630" w:type="dxa"/>
            <w:shd w:val="clear" w:color="auto" w:fill="auto"/>
            <w:tcMar>
              <w:top w:w="0" w:type="dxa"/>
              <w:left w:w="0" w:type="dxa"/>
              <w:bottom w:w="0" w:type="dxa"/>
              <w:right w:w="0" w:type="dxa"/>
            </w:tcMar>
            <w:vAlign w:val="bottom"/>
          </w:tcPr>
          <w:p w:rsidR="00BC3597" w:rsidRDefault="00BC3597" w14:paraId="7F51C325"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7EB86BB2" w14:textId="77777777">
            <w:pPr>
              <w:spacing w:line="240" w:lineRule="auto"/>
              <w:ind w:left="100"/>
              <w:rPr>
                <w:rFonts w:ascii="Calibri" w:hAnsi="Calibri" w:eastAsia="Calibri" w:cs="Calibri"/>
              </w:rPr>
            </w:pPr>
            <w:r>
              <w:rPr>
                <w:rFonts w:ascii="Calibri" w:hAnsi="Calibri" w:eastAsia="Calibri" w:cs="Calibri"/>
              </w:rPr>
              <w:t>1199</w:t>
            </w:r>
          </w:p>
        </w:tc>
        <w:tc>
          <w:tcPr>
            <w:tcW w:w="1200" w:type="dxa"/>
            <w:shd w:val="clear" w:color="auto" w:fill="auto"/>
            <w:tcMar>
              <w:top w:w="0" w:type="dxa"/>
              <w:left w:w="0" w:type="dxa"/>
              <w:bottom w:w="0" w:type="dxa"/>
              <w:right w:w="0" w:type="dxa"/>
            </w:tcMar>
            <w:vAlign w:val="bottom"/>
          </w:tcPr>
          <w:p w:rsidR="00BC3597" w:rsidRDefault="004D7D4A" w14:paraId="04089A1B" w14:textId="77777777">
            <w:pPr>
              <w:spacing w:line="240" w:lineRule="auto"/>
              <w:ind w:left="100"/>
              <w:rPr>
                <w:rFonts w:ascii="Calibri" w:hAnsi="Calibri" w:eastAsia="Calibri" w:cs="Calibri"/>
              </w:rPr>
            </w:pPr>
            <w:r>
              <w:rPr>
                <w:rFonts w:ascii="Calibri" w:hAnsi="Calibri" w:eastAsia="Calibri" w:cs="Calibri"/>
              </w:rPr>
              <w:t>5.9%</w:t>
            </w:r>
          </w:p>
        </w:tc>
      </w:tr>
      <w:tr w:rsidR="00BC3597" w14:paraId="0F9E458E" w14:textId="77777777">
        <w:tc>
          <w:tcPr>
            <w:tcW w:w="2835" w:type="dxa"/>
            <w:shd w:val="clear" w:color="auto" w:fill="auto"/>
            <w:tcMar>
              <w:top w:w="0" w:type="dxa"/>
              <w:left w:w="0" w:type="dxa"/>
              <w:bottom w:w="0" w:type="dxa"/>
              <w:right w:w="0" w:type="dxa"/>
            </w:tcMar>
            <w:vAlign w:val="bottom"/>
          </w:tcPr>
          <w:p w:rsidR="00BC3597" w:rsidRDefault="004D7D4A" w14:paraId="58B4BB46" w14:textId="77777777">
            <w:pPr>
              <w:spacing w:line="240" w:lineRule="auto"/>
              <w:ind w:left="100"/>
              <w:rPr>
                <w:rFonts w:ascii="Calibri" w:hAnsi="Calibri" w:eastAsia="Calibri" w:cs="Calibri"/>
              </w:rPr>
            </w:pPr>
            <w:r>
              <w:rPr>
                <w:rFonts w:ascii="Calibri" w:hAnsi="Calibri" w:eastAsia="Calibri" w:cs="Calibri"/>
              </w:rPr>
              <w:t xml:space="preserve">Unidentified </w:t>
            </w:r>
            <w:proofErr w:type="spellStart"/>
            <w:r>
              <w:rPr>
                <w:rFonts w:ascii="Calibri" w:hAnsi="Calibri" w:eastAsia="Calibri" w:cs="Calibri"/>
              </w:rPr>
              <w:t>Calanoid</w:t>
            </w:r>
            <w:proofErr w:type="spellEnd"/>
          </w:p>
        </w:tc>
        <w:tc>
          <w:tcPr>
            <w:tcW w:w="1110" w:type="dxa"/>
            <w:shd w:val="clear" w:color="auto" w:fill="auto"/>
            <w:tcMar>
              <w:top w:w="0" w:type="dxa"/>
              <w:left w:w="0" w:type="dxa"/>
              <w:bottom w:w="0" w:type="dxa"/>
              <w:right w:w="0" w:type="dxa"/>
            </w:tcMar>
            <w:vAlign w:val="bottom"/>
          </w:tcPr>
          <w:p w:rsidR="00BC3597" w:rsidRDefault="00BC3597" w14:paraId="2881575B"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0500F942"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1166F920"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366FF12E" w14:textId="77777777">
            <w:pPr>
              <w:spacing w:line="240" w:lineRule="auto"/>
              <w:ind w:left="100"/>
              <w:rPr>
                <w:rFonts w:ascii="Calibri" w:hAnsi="Calibri" w:eastAsia="Calibri" w:cs="Calibri"/>
              </w:rPr>
            </w:pPr>
            <w:r>
              <w:rPr>
                <w:rFonts w:ascii="Calibri" w:hAnsi="Calibri" w:eastAsia="Calibri" w:cs="Calibri"/>
              </w:rPr>
              <w:t>915</w:t>
            </w:r>
          </w:p>
        </w:tc>
        <w:tc>
          <w:tcPr>
            <w:tcW w:w="1200" w:type="dxa"/>
            <w:shd w:val="clear" w:color="auto" w:fill="auto"/>
            <w:tcMar>
              <w:top w:w="0" w:type="dxa"/>
              <w:left w:w="0" w:type="dxa"/>
              <w:bottom w:w="0" w:type="dxa"/>
              <w:right w:w="0" w:type="dxa"/>
            </w:tcMar>
            <w:vAlign w:val="bottom"/>
          </w:tcPr>
          <w:p w:rsidR="00BC3597" w:rsidRDefault="004D7D4A" w14:paraId="7F844028" w14:textId="77777777">
            <w:pPr>
              <w:spacing w:line="240" w:lineRule="auto"/>
              <w:ind w:left="100"/>
              <w:rPr>
                <w:rFonts w:ascii="Calibri" w:hAnsi="Calibri" w:eastAsia="Calibri" w:cs="Calibri"/>
              </w:rPr>
            </w:pPr>
            <w:r>
              <w:rPr>
                <w:rFonts w:ascii="Calibri" w:hAnsi="Calibri" w:eastAsia="Calibri" w:cs="Calibri"/>
              </w:rPr>
              <w:t>4.5%</w:t>
            </w:r>
          </w:p>
        </w:tc>
      </w:tr>
      <w:tr w:rsidR="00BC3597" w14:paraId="16034F24" w14:textId="77777777">
        <w:tc>
          <w:tcPr>
            <w:tcW w:w="2835" w:type="dxa"/>
            <w:shd w:val="clear" w:color="auto" w:fill="auto"/>
            <w:tcMar>
              <w:top w:w="0" w:type="dxa"/>
              <w:left w:w="0" w:type="dxa"/>
              <w:bottom w:w="0" w:type="dxa"/>
              <w:right w:w="0" w:type="dxa"/>
            </w:tcMar>
            <w:vAlign w:val="bottom"/>
          </w:tcPr>
          <w:p w:rsidR="00BC3597" w:rsidRDefault="004D7D4A" w14:paraId="45DF185A" w14:textId="77777777">
            <w:pPr>
              <w:spacing w:line="240" w:lineRule="auto"/>
              <w:ind w:left="100"/>
              <w:rPr>
                <w:rFonts w:ascii="Calibri" w:hAnsi="Calibri" w:eastAsia="Calibri" w:cs="Calibri"/>
                <w:i/>
              </w:rPr>
            </w:pPr>
            <w:proofErr w:type="spellStart"/>
            <w:r>
              <w:rPr>
                <w:rFonts w:ascii="Calibri" w:hAnsi="Calibri" w:eastAsia="Calibri" w:cs="Calibri"/>
                <w:i/>
              </w:rPr>
              <w:t>Limnocalanus</w:t>
            </w:r>
            <w:proofErr w:type="spellEnd"/>
            <w:r>
              <w:rPr>
                <w:rFonts w:ascii="Calibri" w:hAnsi="Calibri" w:eastAsia="Calibri" w:cs="Calibri"/>
                <w:i/>
              </w:rPr>
              <w:t xml:space="preserve"> </w:t>
            </w:r>
            <w:proofErr w:type="spellStart"/>
            <w:r>
              <w:rPr>
                <w:rFonts w:ascii="Calibri" w:hAnsi="Calibri" w:eastAsia="Calibri" w:cs="Calibri"/>
                <w:i/>
              </w:rPr>
              <w:t>macrurus</w:t>
            </w:r>
            <w:proofErr w:type="spellEnd"/>
          </w:p>
        </w:tc>
        <w:tc>
          <w:tcPr>
            <w:tcW w:w="1110" w:type="dxa"/>
            <w:shd w:val="clear" w:color="auto" w:fill="auto"/>
            <w:tcMar>
              <w:top w:w="0" w:type="dxa"/>
              <w:left w:w="0" w:type="dxa"/>
              <w:bottom w:w="0" w:type="dxa"/>
              <w:right w:w="0" w:type="dxa"/>
            </w:tcMar>
            <w:vAlign w:val="bottom"/>
          </w:tcPr>
          <w:p w:rsidR="00BC3597" w:rsidRDefault="004D7D4A" w14:paraId="1AB5FE47" w14:textId="77777777">
            <w:pPr>
              <w:spacing w:line="240" w:lineRule="auto"/>
              <w:ind w:left="100"/>
              <w:rPr>
                <w:rFonts w:ascii="Calibri" w:hAnsi="Calibri" w:eastAsia="Calibri" w:cs="Calibri"/>
              </w:rPr>
            </w:pPr>
            <w:r>
              <w:rPr>
                <w:rFonts w:ascii="Calibri" w:hAnsi="Calibri" w:eastAsia="Calibri" w:cs="Calibri"/>
              </w:rPr>
              <w:t>3</w:t>
            </w:r>
          </w:p>
        </w:tc>
        <w:tc>
          <w:tcPr>
            <w:tcW w:w="1275" w:type="dxa"/>
            <w:shd w:val="clear" w:color="auto" w:fill="auto"/>
            <w:tcMar>
              <w:top w:w="0" w:type="dxa"/>
              <w:left w:w="0" w:type="dxa"/>
              <w:bottom w:w="0" w:type="dxa"/>
              <w:right w:w="0" w:type="dxa"/>
            </w:tcMar>
            <w:vAlign w:val="bottom"/>
          </w:tcPr>
          <w:p w:rsidR="00BC3597" w:rsidRDefault="004D7D4A" w14:paraId="52E8AB81" w14:textId="77777777">
            <w:pPr>
              <w:spacing w:line="240" w:lineRule="auto"/>
              <w:ind w:left="100"/>
              <w:rPr>
                <w:rFonts w:ascii="Calibri" w:hAnsi="Calibri" w:eastAsia="Calibri" w:cs="Calibri"/>
              </w:rPr>
            </w:pPr>
            <w:r>
              <w:rPr>
                <w:rFonts w:ascii="Calibri" w:hAnsi="Calibri" w:eastAsia="Calibri" w:cs="Calibri"/>
              </w:rPr>
              <w:t>0.1%</w:t>
            </w:r>
          </w:p>
        </w:tc>
        <w:tc>
          <w:tcPr>
            <w:tcW w:w="630" w:type="dxa"/>
            <w:shd w:val="clear" w:color="auto" w:fill="auto"/>
            <w:tcMar>
              <w:top w:w="0" w:type="dxa"/>
              <w:left w:w="0" w:type="dxa"/>
              <w:bottom w:w="0" w:type="dxa"/>
              <w:right w:w="0" w:type="dxa"/>
            </w:tcMar>
            <w:vAlign w:val="bottom"/>
          </w:tcPr>
          <w:p w:rsidR="00BC3597" w:rsidRDefault="00BC3597" w14:paraId="4308592B"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32519047" w14:textId="77777777">
            <w:pPr>
              <w:spacing w:line="240" w:lineRule="auto"/>
              <w:ind w:left="100"/>
              <w:rPr>
                <w:rFonts w:ascii="Calibri" w:hAnsi="Calibri" w:eastAsia="Calibri" w:cs="Calibri"/>
              </w:rPr>
            </w:pPr>
            <w:r>
              <w:rPr>
                <w:rFonts w:ascii="Calibri" w:hAnsi="Calibri" w:eastAsia="Calibri" w:cs="Calibri"/>
              </w:rPr>
              <w:t>860</w:t>
            </w:r>
          </w:p>
        </w:tc>
        <w:tc>
          <w:tcPr>
            <w:tcW w:w="1200" w:type="dxa"/>
            <w:shd w:val="clear" w:color="auto" w:fill="auto"/>
            <w:tcMar>
              <w:top w:w="0" w:type="dxa"/>
              <w:left w:w="0" w:type="dxa"/>
              <w:bottom w:w="0" w:type="dxa"/>
              <w:right w:w="0" w:type="dxa"/>
            </w:tcMar>
            <w:vAlign w:val="bottom"/>
          </w:tcPr>
          <w:p w:rsidR="00BC3597" w:rsidRDefault="004D7D4A" w14:paraId="7E18BC78" w14:textId="77777777">
            <w:pPr>
              <w:spacing w:line="240" w:lineRule="auto"/>
              <w:ind w:left="100"/>
              <w:rPr>
                <w:rFonts w:ascii="Calibri" w:hAnsi="Calibri" w:eastAsia="Calibri" w:cs="Calibri"/>
              </w:rPr>
            </w:pPr>
            <w:r>
              <w:rPr>
                <w:rFonts w:ascii="Calibri" w:hAnsi="Calibri" w:eastAsia="Calibri" w:cs="Calibri"/>
              </w:rPr>
              <w:t>4.3%</w:t>
            </w:r>
          </w:p>
        </w:tc>
      </w:tr>
      <w:tr w:rsidR="00BC3597" w14:paraId="7474D7B4" w14:textId="77777777">
        <w:tc>
          <w:tcPr>
            <w:tcW w:w="2835" w:type="dxa"/>
            <w:shd w:val="clear" w:color="auto" w:fill="auto"/>
            <w:tcMar>
              <w:top w:w="0" w:type="dxa"/>
              <w:left w:w="0" w:type="dxa"/>
              <w:bottom w:w="0" w:type="dxa"/>
              <w:right w:w="0" w:type="dxa"/>
            </w:tcMar>
            <w:vAlign w:val="bottom"/>
          </w:tcPr>
          <w:p w:rsidR="00BC3597" w:rsidRDefault="004D7D4A" w14:paraId="17FFE22F" w14:textId="77777777">
            <w:pPr>
              <w:spacing w:line="240" w:lineRule="auto"/>
              <w:ind w:left="100"/>
              <w:rPr>
                <w:rFonts w:ascii="Calibri" w:hAnsi="Calibri" w:eastAsia="Calibri" w:cs="Calibri"/>
                <w:vertAlign w:val="superscript"/>
              </w:rPr>
            </w:pPr>
            <w:r>
              <w:rPr>
                <w:rFonts w:ascii="Calibri" w:hAnsi="Calibri" w:eastAsia="Calibri" w:cs="Calibri"/>
              </w:rPr>
              <w:t xml:space="preserve">Cyclopoid </w:t>
            </w:r>
            <w:proofErr w:type="spellStart"/>
            <w:r>
              <w:rPr>
                <w:rFonts w:ascii="Calibri" w:hAnsi="Calibri" w:eastAsia="Calibri" w:cs="Calibri"/>
              </w:rPr>
              <w:t>Copepodite</w:t>
            </w:r>
            <w:r>
              <w:rPr>
                <w:rFonts w:ascii="Calibri" w:hAnsi="Calibri" w:eastAsia="Calibri" w:cs="Calibri"/>
                <w:vertAlign w:val="superscript"/>
              </w:rPr>
              <w:t>b</w:t>
            </w:r>
            <w:proofErr w:type="spellEnd"/>
          </w:p>
        </w:tc>
        <w:tc>
          <w:tcPr>
            <w:tcW w:w="1110" w:type="dxa"/>
            <w:shd w:val="clear" w:color="auto" w:fill="auto"/>
            <w:tcMar>
              <w:top w:w="0" w:type="dxa"/>
              <w:left w:w="0" w:type="dxa"/>
              <w:bottom w:w="0" w:type="dxa"/>
              <w:right w:w="0" w:type="dxa"/>
            </w:tcMar>
            <w:vAlign w:val="bottom"/>
          </w:tcPr>
          <w:p w:rsidR="00BC3597" w:rsidRDefault="004D7D4A" w14:paraId="4E94F133" w14:textId="77777777">
            <w:pPr>
              <w:spacing w:line="240" w:lineRule="auto"/>
              <w:ind w:left="100"/>
              <w:rPr>
                <w:rFonts w:ascii="Calibri" w:hAnsi="Calibri" w:eastAsia="Calibri" w:cs="Calibri"/>
              </w:rPr>
            </w:pPr>
            <w:r>
              <w:rPr>
                <w:rFonts w:ascii="Calibri" w:hAnsi="Calibri" w:eastAsia="Calibri" w:cs="Calibri"/>
              </w:rPr>
              <w:t>221</w:t>
            </w:r>
          </w:p>
        </w:tc>
        <w:tc>
          <w:tcPr>
            <w:tcW w:w="1275" w:type="dxa"/>
            <w:shd w:val="clear" w:color="auto" w:fill="auto"/>
            <w:tcMar>
              <w:top w:w="0" w:type="dxa"/>
              <w:left w:w="0" w:type="dxa"/>
              <w:bottom w:w="0" w:type="dxa"/>
              <w:right w:w="0" w:type="dxa"/>
            </w:tcMar>
            <w:vAlign w:val="bottom"/>
          </w:tcPr>
          <w:p w:rsidR="00BC3597" w:rsidRDefault="004D7D4A" w14:paraId="42F62059" w14:textId="77777777">
            <w:pPr>
              <w:spacing w:line="240" w:lineRule="auto"/>
              <w:ind w:left="100"/>
              <w:rPr>
                <w:rFonts w:ascii="Calibri" w:hAnsi="Calibri" w:eastAsia="Calibri" w:cs="Calibri"/>
              </w:rPr>
            </w:pPr>
            <w:r>
              <w:rPr>
                <w:rFonts w:ascii="Calibri" w:hAnsi="Calibri" w:eastAsia="Calibri" w:cs="Calibri"/>
              </w:rPr>
              <w:t>9.3%</w:t>
            </w:r>
          </w:p>
        </w:tc>
        <w:tc>
          <w:tcPr>
            <w:tcW w:w="630" w:type="dxa"/>
            <w:shd w:val="clear" w:color="auto" w:fill="auto"/>
            <w:tcMar>
              <w:top w:w="0" w:type="dxa"/>
              <w:left w:w="0" w:type="dxa"/>
              <w:bottom w:w="0" w:type="dxa"/>
              <w:right w:w="0" w:type="dxa"/>
            </w:tcMar>
            <w:vAlign w:val="bottom"/>
          </w:tcPr>
          <w:p w:rsidR="00BC3597" w:rsidRDefault="00BC3597" w14:paraId="7743C29B"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7D8DB110" w14:textId="77777777">
            <w:pPr>
              <w:spacing w:line="240" w:lineRule="auto"/>
              <w:ind w:left="100"/>
              <w:rPr>
                <w:rFonts w:ascii="Calibri" w:hAnsi="Calibri" w:eastAsia="Calibri" w:cs="Calibri"/>
              </w:rPr>
            </w:pPr>
            <w:r>
              <w:rPr>
                <w:rFonts w:ascii="Calibri" w:hAnsi="Calibri" w:eastAsia="Calibri" w:cs="Calibri"/>
              </w:rPr>
              <w:t>522</w:t>
            </w:r>
          </w:p>
        </w:tc>
        <w:tc>
          <w:tcPr>
            <w:tcW w:w="1200" w:type="dxa"/>
            <w:shd w:val="clear" w:color="auto" w:fill="auto"/>
            <w:tcMar>
              <w:top w:w="0" w:type="dxa"/>
              <w:left w:w="0" w:type="dxa"/>
              <w:bottom w:w="0" w:type="dxa"/>
              <w:right w:w="0" w:type="dxa"/>
            </w:tcMar>
            <w:vAlign w:val="bottom"/>
          </w:tcPr>
          <w:p w:rsidR="00BC3597" w:rsidRDefault="004D7D4A" w14:paraId="3FCE9D49" w14:textId="77777777">
            <w:pPr>
              <w:spacing w:line="240" w:lineRule="auto"/>
              <w:ind w:left="100"/>
              <w:rPr>
                <w:rFonts w:ascii="Calibri" w:hAnsi="Calibri" w:eastAsia="Calibri" w:cs="Calibri"/>
              </w:rPr>
            </w:pPr>
            <w:r>
              <w:rPr>
                <w:rFonts w:ascii="Calibri" w:hAnsi="Calibri" w:eastAsia="Calibri" w:cs="Calibri"/>
              </w:rPr>
              <w:t>2.6%</w:t>
            </w:r>
          </w:p>
        </w:tc>
      </w:tr>
      <w:tr w:rsidR="00BC3597" w14:paraId="66EA75A3" w14:textId="77777777">
        <w:tc>
          <w:tcPr>
            <w:tcW w:w="2835" w:type="dxa"/>
            <w:shd w:val="clear" w:color="auto" w:fill="auto"/>
            <w:tcMar>
              <w:top w:w="0" w:type="dxa"/>
              <w:left w:w="0" w:type="dxa"/>
              <w:bottom w:w="0" w:type="dxa"/>
              <w:right w:w="0" w:type="dxa"/>
            </w:tcMar>
            <w:vAlign w:val="bottom"/>
          </w:tcPr>
          <w:p w:rsidR="00BC3597" w:rsidRDefault="004D7D4A" w14:paraId="4183FA98" w14:textId="77777777">
            <w:pPr>
              <w:spacing w:line="240" w:lineRule="auto"/>
              <w:ind w:left="100"/>
              <w:rPr>
                <w:rFonts w:ascii="Calibri" w:hAnsi="Calibri" w:eastAsia="Calibri" w:cs="Calibri"/>
              </w:rPr>
            </w:pPr>
            <w:r>
              <w:rPr>
                <w:rFonts w:ascii="Calibri" w:hAnsi="Calibri" w:eastAsia="Calibri" w:cs="Calibri"/>
              </w:rPr>
              <w:t>Unidentified Cyclopoid</w:t>
            </w:r>
          </w:p>
        </w:tc>
        <w:tc>
          <w:tcPr>
            <w:tcW w:w="1110" w:type="dxa"/>
            <w:shd w:val="clear" w:color="auto" w:fill="auto"/>
            <w:tcMar>
              <w:top w:w="0" w:type="dxa"/>
              <w:left w:w="0" w:type="dxa"/>
              <w:bottom w:w="0" w:type="dxa"/>
              <w:right w:w="0" w:type="dxa"/>
            </w:tcMar>
            <w:vAlign w:val="bottom"/>
          </w:tcPr>
          <w:p w:rsidR="00BC3597" w:rsidRDefault="00BC3597" w14:paraId="7F3169C3"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25B36829"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6EAFAC5B"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6474197D" w14:textId="77777777">
            <w:pPr>
              <w:spacing w:line="240" w:lineRule="auto"/>
              <w:ind w:left="100"/>
              <w:rPr>
                <w:rFonts w:ascii="Calibri" w:hAnsi="Calibri" w:eastAsia="Calibri" w:cs="Calibri"/>
              </w:rPr>
            </w:pPr>
            <w:r>
              <w:rPr>
                <w:rFonts w:ascii="Calibri" w:hAnsi="Calibri" w:eastAsia="Calibri" w:cs="Calibri"/>
              </w:rPr>
              <w:t>466</w:t>
            </w:r>
          </w:p>
        </w:tc>
        <w:tc>
          <w:tcPr>
            <w:tcW w:w="1200" w:type="dxa"/>
            <w:shd w:val="clear" w:color="auto" w:fill="auto"/>
            <w:tcMar>
              <w:top w:w="0" w:type="dxa"/>
              <w:left w:w="0" w:type="dxa"/>
              <w:bottom w:w="0" w:type="dxa"/>
              <w:right w:w="0" w:type="dxa"/>
            </w:tcMar>
            <w:vAlign w:val="bottom"/>
          </w:tcPr>
          <w:p w:rsidR="00BC3597" w:rsidRDefault="004D7D4A" w14:paraId="5502C91E" w14:textId="77777777">
            <w:pPr>
              <w:spacing w:line="240" w:lineRule="auto"/>
              <w:ind w:left="100"/>
              <w:rPr>
                <w:rFonts w:ascii="Calibri" w:hAnsi="Calibri" w:eastAsia="Calibri" w:cs="Calibri"/>
              </w:rPr>
            </w:pPr>
            <w:r>
              <w:rPr>
                <w:rFonts w:ascii="Calibri" w:hAnsi="Calibri" w:eastAsia="Calibri" w:cs="Calibri"/>
              </w:rPr>
              <w:t>2.3%</w:t>
            </w:r>
          </w:p>
        </w:tc>
      </w:tr>
      <w:tr w:rsidR="00BC3597" w14:paraId="4A1FC262" w14:textId="77777777">
        <w:tc>
          <w:tcPr>
            <w:tcW w:w="2835" w:type="dxa"/>
            <w:shd w:val="clear" w:color="auto" w:fill="auto"/>
            <w:tcMar>
              <w:top w:w="0" w:type="dxa"/>
              <w:left w:w="0" w:type="dxa"/>
              <w:bottom w:w="0" w:type="dxa"/>
              <w:right w:w="0" w:type="dxa"/>
            </w:tcMar>
            <w:vAlign w:val="bottom"/>
          </w:tcPr>
          <w:p w:rsidR="00BC3597" w:rsidRDefault="004D7D4A" w14:paraId="4BAFE414" w14:textId="77777777">
            <w:pPr>
              <w:spacing w:line="240" w:lineRule="auto"/>
              <w:ind w:left="100"/>
              <w:rPr>
                <w:rFonts w:ascii="Calibri" w:hAnsi="Calibri" w:eastAsia="Calibri" w:cs="Calibri"/>
                <w:vertAlign w:val="superscript"/>
              </w:rPr>
            </w:pPr>
            <w:proofErr w:type="spellStart"/>
            <w:r>
              <w:rPr>
                <w:rFonts w:ascii="Calibri" w:hAnsi="Calibri" w:eastAsia="Calibri" w:cs="Calibri"/>
                <w:i/>
              </w:rPr>
              <w:t>Diacyclops</w:t>
            </w:r>
            <w:proofErr w:type="spellEnd"/>
            <w:r>
              <w:rPr>
                <w:rFonts w:ascii="Calibri" w:hAnsi="Calibri" w:eastAsia="Calibri" w:cs="Calibri"/>
                <w:i/>
              </w:rPr>
              <w:t xml:space="preserve"> </w:t>
            </w:r>
            <w:proofErr w:type="spellStart"/>
            <w:r>
              <w:rPr>
                <w:rFonts w:ascii="Calibri" w:hAnsi="Calibri" w:eastAsia="Calibri" w:cs="Calibri"/>
                <w:i/>
              </w:rPr>
              <w:t>thomasi</w:t>
            </w:r>
            <w:r>
              <w:rPr>
                <w:rFonts w:ascii="Calibri" w:hAnsi="Calibri" w:eastAsia="Calibri" w:cs="Calibri"/>
                <w:vertAlign w:val="superscript"/>
              </w:rPr>
              <w:t>c</w:t>
            </w:r>
            <w:proofErr w:type="spellEnd"/>
          </w:p>
        </w:tc>
        <w:tc>
          <w:tcPr>
            <w:tcW w:w="1110" w:type="dxa"/>
            <w:shd w:val="clear" w:color="auto" w:fill="auto"/>
            <w:tcMar>
              <w:top w:w="0" w:type="dxa"/>
              <w:left w:w="0" w:type="dxa"/>
              <w:bottom w:w="0" w:type="dxa"/>
              <w:right w:w="0" w:type="dxa"/>
            </w:tcMar>
            <w:vAlign w:val="bottom"/>
          </w:tcPr>
          <w:p w:rsidR="00BC3597" w:rsidRDefault="004D7D4A" w14:paraId="35CDA264" w14:textId="77777777">
            <w:pPr>
              <w:spacing w:line="240" w:lineRule="auto"/>
              <w:ind w:left="100"/>
              <w:rPr>
                <w:rFonts w:ascii="Calibri" w:hAnsi="Calibri" w:eastAsia="Calibri" w:cs="Calibri"/>
              </w:rPr>
            </w:pPr>
            <w:r>
              <w:rPr>
                <w:rFonts w:ascii="Calibri" w:hAnsi="Calibri" w:eastAsia="Calibri" w:cs="Calibri"/>
              </w:rPr>
              <w:t>2</w:t>
            </w:r>
          </w:p>
        </w:tc>
        <w:tc>
          <w:tcPr>
            <w:tcW w:w="1275" w:type="dxa"/>
            <w:shd w:val="clear" w:color="auto" w:fill="auto"/>
            <w:tcMar>
              <w:top w:w="0" w:type="dxa"/>
              <w:left w:w="0" w:type="dxa"/>
              <w:bottom w:w="0" w:type="dxa"/>
              <w:right w:w="0" w:type="dxa"/>
            </w:tcMar>
            <w:vAlign w:val="bottom"/>
          </w:tcPr>
          <w:p w:rsidR="00BC3597" w:rsidRDefault="004D7D4A" w14:paraId="2CDBA8FA" w14:textId="77777777">
            <w:pPr>
              <w:spacing w:line="240" w:lineRule="auto"/>
              <w:ind w:left="100"/>
              <w:rPr>
                <w:rFonts w:ascii="Calibri" w:hAnsi="Calibri" w:eastAsia="Calibri" w:cs="Calibri"/>
              </w:rPr>
            </w:pPr>
            <w:r>
              <w:rPr>
                <w:rFonts w:ascii="Calibri" w:hAnsi="Calibri" w:eastAsia="Calibri" w:cs="Calibri"/>
              </w:rPr>
              <w:t>0.1%</w:t>
            </w:r>
          </w:p>
        </w:tc>
        <w:tc>
          <w:tcPr>
            <w:tcW w:w="630" w:type="dxa"/>
            <w:shd w:val="clear" w:color="auto" w:fill="auto"/>
            <w:tcMar>
              <w:top w:w="0" w:type="dxa"/>
              <w:left w:w="0" w:type="dxa"/>
              <w:bottom w:w="0" w:type="dxa"/>
              <w:right w:w="0" w:type="dxa"/>
            </w:tcMar>
            <w:vAlign w:val="bottom"/>
          </w:tcPr>
          <w:p w:rsidR="00BC3597" w:rsidRDefault="00BC3597" w14:paraId="01EE3FB6"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2C0EE822" w14:textId="77777777">
            <w:pPr>
              <w:spacing w:line="240" w:lineRule="auto"/>
              <w:ind w:left="100"/>
              <w:rPr>
                <w:rFonts w:ascii="Calibri" w:hAnsi="Calibri" w:eastAsia="Calibri" w:cs="Calibri"/>
              </w:rPr>
            </w:pPr>
            <w:r>
              <w:rPr>
                <w:rFonts w:ascii="Calibri" w:hAnsi="Calibri" w:eastAsia="Calibri" w:cs="Calibri"/>
              </w:rPr>
              <w:t>276</w:t>
            </w:r>
          </w:p>
        </w:tc>
        <w:tc>
          <w:tcPr>
            <w:tcW w:w="1200" w:type="dxa"/>
            <w:shd w:val="clear" w:color="auto" w:fill="auto"/>
            <w:tcMar>
              <w:top w:w="0" w:type="dxa"/>
              <w:left w:w="0" w:type="dxa"/>
              <w:bottom w:w="0" w:type="dxa"/>
              <w:right w:w="0" w:type="dxa"/>
            </w:tcMar>
            <w:vAlign w:val="bottom"/>
          </w:tcPr>
          <w:p w:rsidR="00BC3597" w:rsidRDefault="004D7D4A" w14:paraId="52EC30FA" w14:textId="77777777">
            <w:pPr>
              <w:spacing w:line="240" w:lineRule="auto"/>
              <w:ind w:left="100"/>
              <w:rPr>
                <w:rFonts w:ascii="Calibri" w:hAnsi="Calibri" w:eastAsia="Calibri" w:cs="Calibri"/>
              </w:rPr>
            </w:pPr>
            <w:r>
              <w:rPr>
                <w:rFonts w:ascii="Calibri" w:hAnsi="Calibri" w:eastAsia="Calibri" w:cs="Calibri"/>
              </w:rPr>
              <w:t>1.4%</w:t>
            </w:r>
          </w:p>
        </w:tc>
      </w:tr>
      <w:tr w:rsidR="00BC3597" w14:paraId="6233FBB4" w14:textId="77777777">
        <w:tc>
          <w:tcPr>
            <w:tcW w:w="2835" w:type="dxa"/>
            <w:shd w:val="clear" w:color="auto" w:fill="auto"/>
            <w:tcMar>
              <w:top w:w="0" w:type="dxa"/>
              <w:left w:w="0" w:type="dxa"/>
              <w:bottom w:w="0" w:type="dxa"/>
              <w:right w:w="0" w:type="dxa"/>
            </w:tcMar>
            <w:vAlign w:val="bottom"/>
          </w:tcPr>
          <w:p w:rsidR="00BC3597" w:rsidRDefault="004D7D4A" w14:paraId="3F710218" w14:textId="77777777">
            <w:pPr>
              <w:spacing w:line="240" w:lineRule="auto"/>
              <w:ind w:left="100"/>
              <w:rPr>
                <w:rFonts w:ascii="Calibri" w:hAnsi="Calibri" w:eastAsia="Calibri" w:cs="Calibri"/>
              </w:rPr>
            </w:pPr>
            <w:r>
              <w:rPr>
                <w:rFonts w:ascii="Calibri" w:hAnsi="Calibri" w:eastAsia="Calibri" w:cs="Calibri"/>
                <w:i/>
              </w:rPr>
              <w:t xml:space="preserve">Daphnia </w:t>
            </w:r>
            <w:r>
              <w:rPr>
                <w:rFonts w:ascii="Calibri" w:hAnsi="Calibri" w:eastAsia="Calibri" w:cs="Calibri"/>
              </w:rPr>
              <w:t>sp.</w:t>
            </w:r>
          </w:p>
        </w:tc>
        <w:tc>
          <w:tcPr>
            <w:tcW w:w="1110" w:type="dxa"/>
            <w:shd w:val="clear" w:color="auto" w:fill="auto"/>
            <w:tcMar>
              <w:top w:w="0" w:type="dxa"/>
              <w:left w:w="0" w:type="dxa"/>
              <w:bottom w:w="0" w:type="dxa"/>
              <w:right w:w="0" w:type="dxa"/>
            </w:tcMar>
            <w:vAlign w:val="bottom"/>
          </w:tcPr>
          <w:p w:rsidR="00BC3597" w:rsidRDefault="004D7D4A" w14:paraId="6D6A1A0C" w14:textId="77777777">
            <w:pPr>
              <w:spacing w:line="240" w:lineRule="auto"/>
              <w:ind w:left="100"/>
              <w:rPr>
                <w:rFonts w:ascii="Calibri" w:hAnsi="Calibri" w:eastAsia="Calibri" w:cs="Calibri"/>
              </w:rPr>
            </w:pPr>
            <w:r>
              <w:rPr>
                <w:rFonts w:ascii="Calibri" w:hAnsi="Calibri" w:eastAsia="Calibri" w:cs="Calibri"/>
              </w:rPr>
              <w:t>4</w:t>
            </w:r>
          </w:p>
        </w:tc>
        <w:tc>
          <w:tcPr>
            <w:tcW w:w="1275" w:type="dxa"/>
            <w:shd w:val="clear" w:color="auto" w:fill="auto"/>
            <w:tcMar>
              <w:top w:w="0" w:type="dxa"/>
              <w:left w:w="0" w:type="dxa"/>
              <w:bottom w:w="0" w:type="dxa"/>
              <w:right w:w="0" w:type="dxa"/>
            </w:tcMar>
            <w:vAlign w:val="bottom"/>
          </w:tcPr>
          <w:p w:rsidR="00BC3597" w:rsidRDefault="004D7D4A" w14:paraId="1A763B91" w14:textId="77777777">
            <w:pPr>
              <w:spacing w:line="240" w:lineRule="auto"/>
              <w:ind w:left="100"/>
              <w:rPr>
                <w:rFonts w:ascii="Calibri" w:hAnsi="Calibri" w:eastAsia="Calibri" w:cs="Calibri"/>
              </w:rPr>
            </w:pPr>
            <w:r>
              <w:rPr>
                <w:rFonts w:ascii="Calibri" w:hAnsi="Calibri" w:eastAsia="Calibri" w:cs="Calibri"/>
              </w:rPr>
              <w:t>0.2%</w:t>
            </w:r>
          </w:p>
        </w:tc>
        <w:tc>
          <w:tcPr>
            <w:tcW w:w="630" w:type="dxa"/>
            <w:shd w:val="clear" w:color="auto" w:fill="auto"/>
            <w:tcMar>
              <w:top w:w="0" w:type="dxa"/>
              <w:left w:w="0" w:type="dxa"/>
              <w:bottom w:w="0" w:type="dxa"/>
              <w:right w:w="0" w:type="dxa"/>
            </w:tcMar>
            <w:vAlign w:val="bottom"/>
          </w:tcPr>
          <w:p w:rsidR="00BC3597" w:rsidRDefault="00BC3597" w14:paraId="44D7F13B"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2B4E502F" w14:textId="77777777">
            <w:pPr>
              <w:spacing w:line="240" w:lineRule="auto"/>
              <w:ind w:left="100"/>
              <w:rPr>
                <w:rFonts w:ascii="Calibri" w:hAnsi="Calibri" w:eastAsia="Calibri" w:cs="Calibri"/>
              </w:rPr>
            </w:pPr>
            <w:r>
              <w:rPr>
                <w:rFonts w:ascii="Calibri" w:hAnsi="Calibri" w:eastAsia="Calibri" w:cs="Calibri"/>
              </w:rPr>
              <w:t>113</w:t>
            </w:r>
          </w:p>
        </w:tc>
        <w:tc>
          <w:tcPr>
            <w:tcW w:w="1200" w:type="dxa"/>
            <w:shd w:val="clear" w:color="auto" w:fill="auto"/>
            <w:tcMar>
              <w:top w:w="0" w:type="dxa"/>
              <w:left w:w="0" w:type="dxa"/>
              <w:bottom w:w="0" w:type="dxa"/>
              <w:right w:w="0" w:type="dxa"/>
            </w:tcMar>
            <w:vAlign w:val="bottom"/>
          </w:tcPr>
          <w:p w:rsidR="00BC3597" w:rsidRDefault="004D7D4A" w14:paraId="7666D631" w14:textId="77777777">
            <w:pPr>
              <w:spacing w:line="240" w:lineRule="auto"/>
              <w:ind w:left="100"/>
              <w:rPr>
                <w:rFonts w:ascii="Calibri" w:hAnsi="Calibri" w:eastAsia="Calibri" w:cs="Calibri"/>
              </w:rPr>
            </w:pPr>
            <w:r>
              <w:rPr>
                <w:rFonts w:ascii="Calibri" w:hAnsi="Calibri" w:eastAsia="Calibri" w:cs="Calibri"/>
              </w:rPr>
              <w:t>0.6%</w:t>
            </w:r>
          </w:p>
        </w:tc>
      </w:tr>
      <w:tr w:rsidR="00BC3597" w14:paraId="4743E137" w14:textId="77777777">
        <w:tc>
          <w:tcPr>
            <w:tcW w:w="2835" w:type="dxa"/>
            <w:shd w:val="clear" w:color="auto" w:fill="auto"/>
            <w:tcMar>
              <w:top w:w="0" w:type="dxa"/>
              <w:left w:w="0" w:type="dxa"/>
              <w:bottom w:w="0" w:type="dxa"/>
              <w:right w:w="0" w:type="dxa"/>
            </w:tcMar>
            <w:vAlign w:val="bottom"/>
          </w:tcPr>
          <w:p w:rsidR="00BC3597" w:rsidRDefault="004D7D4A" w14:paraId="7F4C036D" w14:textId="77777777">
            <w:pPr>
              <w:spacing w:line="240" w:lineRule="auto"/>
              <w:ind w:left="100"/>
              <w:rPr>
                <w:rFonts w:ascii="Calibri" w:hAnsi="Calibri" w:eastAsia="Calibri" w:cs="Calibri"/>
              </w:rPr>
            </w:pPr>
            <w:proofErr w:type="spellStart"/>
            <w:r>
              <w:rPr>
                <w:rFonts w:ascii="Calibri" w:hAnsi="Calibri" w:eastAsia="Calibri" w:cs="Calibri"/>
                <w:i/>
              </w:rPr>
              <w:t>Bosmina</w:t>
            </w:r>
            <w:proofErr w:type="spellEnd"/>
            <w:r>
              <w:rPr>
                <w:rFonts w:ascii="Calibri" w:hAnsi="Calibri" w:eastAsia="Calibri" w:cs="Calibri"/>
                <w:i/>
              </w:rPr>
              <w:t xml:space="preserve"> </w:t>
            </w:r>
            <w:r>
              <w:rPr>
                <w:rFonts w:ascii="Calibri" w:hAnsi="Calibri" w:eastAsia="Calibri" w:cs="Calibri"/>
              </w:rPr>
              <w:t>sp.</w:t>
            </w:r>
          </w:p>
        </w:tc>
        <w:tc>
          <w:tcPr>
            <w:tcW w:w="1110" w:type="dxa"/>
            <w:shd w:val="clear" w:color="auto" w:fill="auto"/>
            <w:tcMar>
              <w:top w:w="0" w:type="dxa"/>
              <w:left w:w="0" w:type="dxa"/>
              <w:bottom w:w="0" w:type="dxa"/>
              <w:right w:w="0" w:type="dxa"/>
            </w:tcMar>
            <w:vAlign w:val="bottom"/>
          </w:tcPr>
          <w:p w:rsidR="00BC3597" w:rsidRDefault="004D7D4A" w14:paraId="222C610A" w14:textId="77777777">
            <w:pPr>
              <w:spacing w:line="240" w:lineRule="auto"/>
              <w:ind w:left="100"/>
              <w:rPr>
                <w:rFonts w:ascii="Calibri" w:hAnsi="Calibri" w:eastAsia="Calibri" w:cs="Calibri"/>
              </w:rPr>
            </w:pPr>
            <w:r>
              <w:rPr>
                <w:rFonts w:ascii="Calibri" w:hAnsi="Calibri" w:eastAsia="Calibri" w:cs="Calibri"/>
              </w:rPr>
              <w:t>1</w:t>
            </w:r>
          </w:p>
        </w:tc>
        <w:tc>
          <w:tcPr>
            <w:tcW w:w="1275" w:type="dxa"/>
            <w:shd w:val="clear" w:color="auto" w:fill="auto"/>
            <w:tcMar>
              <w:top w:w="0" w:type="dxa"/>
              <w:left w:w="0" w:type="dxa"/>
              <w:bottom w:w="0" w:type="dxa"/>
              <w:right w:w="0" w:type="dxa"/>
            </w:tcMar>
            <w:vAlign w:val="bottom"/>
          </w:tcPr>
          <w:p w:rsidR="00BC3597" w:rsidRDefault="004D7D4A" w14:paraId="1B937A9A" w14:textId="77777777">
            <w:pPr>
              <w:spacing w:line="240" w:lineRule="auto"/>
              <w:ind w:left="100"/>
              <w:rPr>
                <w:rFonts w:ascii="Calibri" w:hAnsi="Calibri" w:eastAsia="Calibri" w:cs="Calibri"/>
              </w:rPr>
            </w:pPr>
            <w:r>
              <w:rPr>
                <w:rFonts w:ascii="Calibri" w:hAnsi="Calibri" w:eastAsia="Calibri" w:cs="Calibri"/>
              </w:rPr>
              <w:t>&lt;0.1%</w:t>
            </w:r>
          </w:p>
        </w:tc>
        <w:tc>
          <w:tcPr>
            <w:tcW w:w="630" w:type="dxa"/>
            <w:shd w:val="clear" w:color="auto" w:fill="auto"/>
            <w:tcMar>
              <w:top w:w="0" w:type="dxa"/>
              <w:left w:w="0" w:type="dxa"/>
              <w:bottom w:w="0" w:type="dxa"/>
              <w:right w:w="0" w:type="dxa"/>
            </w:tcMar>
            <w:vAlign w:val="bottom"/>
          </w:tcPr>
          <w:p w:rsidR="00BC3597" w:rsidRDefault="00BC3597" w14:paraId="03D321BE"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55C2278D" w14:textId="77777777">
            <w:pPr>
              <w:spacing w:line="240" w:lineRule="auto"/>
              <w:ind w:left="100"/>
              <w:rPr>
                <w:rFonts w:ascii="Calibri" w:hAnsi="Calibri" w:eastAsia="Calibri" w:cs="Calibri"/>
              </w:rPr>
            </w:pPr>
            <w:r>
              <w:rPr>
                <w:rFonts w:ascii="Calibri" w:hAnsi="Calibri" w:eastAsia="Calibri" w:cs="Calibri"/>
              </w:rPr>
              <w:t>65</w:t>
            </w:r>
          </w:p>
        </w:tc>
        <w:tc>
          <w:tcPr>
            <w:tcW w:w="1200" w:type="dxa"/>
            <w:shd w:val="clear" w:color="auto" w:fill="auto"/>
            <w:tcMar>
              <w:top w:w="0" w:type="dxa"/>
              <w:left w:w="0" w:type="dxa"/>
              <w:bottom w:w="0" w:type="dxa"/>
              <w:right w:w="0" w:type="dxa"/>
            </w:tcMar>
            <w:vAlign w:val="bottom"/>
          </w:tcPr>
          <w:p w:rsidR="00BC3597" w:rsidRDefault="004D7D4A" w14:paraId="1474288A" w14:textId="77777777">
            <w:pPr>
              <w:spacing w:line="240" w:lineRule="auto"/>
              <w:ind w:left="100"/>
              <w:rPr>
                <w:rFonts w:ascii="Calibri" w:hAnsi="Calibri" w:eastAsia="Calibri" w:cs="Calibri"/>
              </w:rPr>
            </w:pPr>
            <w:r>
              <w:rPr>
                <w:rFonts w:ascii="Calibri" w:hAnsi="Calibri" w:eastAsia="Calibri" w:cs="Calibri"/>
              </w:rPr>
              <w:t>0.3%</w:t>
            </w:r>
          </w:p>
        </w:tc>
      </w:tr>
      <w:tr w:rsidR="00BC3597" w14:paraId="1ABDD3E5" w14:textId="77777777">
        <w:tc>
          <w:tcPr>
            <w:tcW w:w="2835" w:type="dxa"/>
            <w:shd w:val="clear" w:color="auto" w:fill="auto"/>
            <w:tcMar>
              <w:top w:w="0" w:type="dxa"/>
              <w:left w:w="0" w:type="dxa"/>
              <w:bottom w:w="0" w:type="dxa"/>
              <w:right w:w="0" w:type="dxa"/>
            </w:tcMar>
            <w:vAlign w:val="bottom"/>
          </w:tcPr>
          <w:p w:rsidR="00BC3597" w:rsidRDefault="004D7D4A" w14:paraId="1223E5D5" w14:textId="77777777">
            <w:pPr>
              <w:spacing w:line="240" w:lineRule="auto"/>
              <w:ind w:left="100"/>
              <w:rPr>
                <w:rFonts w:ascii="Calibri" w:hAnsi="Calibri" w:eastAsia="Calibri" w:cs="Calibri"/>
                <w:i/>
              </w:rPr>
            </w:pPr>
            <w:proofErr w:type="spellStart"/>
            <w:r>
              <w:rPr>
                <w:rFonts w:ascii="Calibri" w:hAnsi="Calibri" w:eastAsia="Calibri" w:cs="Calibri"/>
                <w:i/>
              </w:rPr>
              <w:t>Leptodiaptomus</w:t>
            </w:r>
            <w:proofErr w:type="spellEnd"/>
            <w:r>
              <w:rPr>
                <w:rFonts w:ascii="Calibri" w:hAnsi="Calibri" w:eastAsia="Calibri" w:cs="Calibri"/>
                <w:i/>
              </w:rPr>
              <w:t xml:space="preserve"> </w:t>
            </w:r>
            <w:proofErr w:type="spellStart"/>
            <w:r>
              <w:rPr>
                <w:rFonts w:ascii="Calibri" w:hAnsi="Calibri" w:eastAsia="Calibri" w:cs="Calibri"/>
                <w:i/>
              </w:rPr>
              <w:t>minutus</w:t>
            </w:r>
            <w:proofErr w:type="spellEnd"/>
          </w:p>
        </w:tc>
        <w:tc>
          <w:tcPr>
            <w:tcW w:w="1110" w:type="dxa"/>
            <w:shd w:val="clear" w:color="auto" w:fill="auto"/>
            <w:tcMar>
              <w:top w:w="0" w:type="dxa"/>
              <w:left w:w="0" w:type="dxa"/>
              <w:bottom w:w="0" w:type="dxa"/>
              <w:right w:w="0" w:type="dxa"/>
            </w:tcMar>
            <w:vAlign w:val="bottom"/>
          </w:tcPr>
          <w:p w:rsidR="00BC3597" w:rsidRDefault="00BC3597" w14:paraId="0634D09C"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333394F0"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5CE591BA"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6E1484E7" w14:textId="77777777">
            <w:pPr>
              <w:spacing w:line="240" w:lineRule="auto"/>
              <w:ind w:left="100"/>
              <w:rPr>
                <w:rFonts w:ascii="Calibri" w:hAnsi="Calibri" w:eastAsia="Calibri" w:cs="Calibri"/>
              </w:rPr>
            </w:pPr>
            <w:r>
              <w:rPr>
                <w:rFonts w:ascii="Calibri" w:hAnsi="Calibri" w:eastAsia="Calibri" w:cs="Calibri"/>
              </w:rPr>
              <w:t>27</w:t>
            </w:r>
          </w:p>
        </w:tc>
        <w:tc>
          <w:tcPr>
            <w:tcW w:w="1200" w:type="dxa"/>
            <w:shd w:val="clear" w:color="auto" w:fill="auto"/>
            <w:tcMar>
              <w:top w:w="0" w:type="dxa"/>
              <w:left w:w="0" w:type="dxa"/>
              <w:bottom w:w="0" w:type="dxa"/>
              <w:right w:w="0" w:type="dxa"/>
            </w:tcMar>
            <w:vAlign w:val="bottom"/>
          </w:tcPr>
          <w:p w:rsidR="00BC3597" w:rsidRDefault="004D7D4A" w14:paraId="243B872F" w14:textId="77777777">
            <w:pPr>
              <w:spacing w:line="240" w:lineRule="auto"/>
              <w:ind w:left="100"/>
              <w:rPr>
                <w:rFonts w:ascii="Calibri" w:hAnsi="Calibri" w:eastAsia="Calibri" w:cs="Calibri"/>
              </w:rPr>
            </w:pPr>
            <w:r>
              <w:rPr>
                <w:rFonts w:ascii="Calibri" w:hAnsi="Calibri" w:eastAsia="Calibri" w:cs="Calibri"/>
              </w:rPr>
              <w:t>0.1%</w:t>
            </w:r>
          </w:p>
        </w:tc>
      </w:tr>
      <w:tr w:rsidR="00BC3597" w14:paraId="754847BA" w14:textId="77777777">
        <w:tc>
          <w:tcPr>
            <w:tcW w:w="2835" w:type="dxa"/>
            <w:shd w:val="clear" w:color="auto" w:fill="auto"/>
            <w:tcMar>
              <w:top w:w="0" w:type="dxa"/>
              <w:left w:w="0" w:type="dxa"/>
              <w:bottom w:w="0" w:type="dxa"/>
              <w:right w:w="0" w:type="dxa"/>
            </w:tcMar>
            <w:vAlign w:val="bottom"/>
          </w:tcPr>
          <w:p w:rsidR="00BC3597" w:rsidRDefault="004D7D4A" w14:paraId="7F76A60B" w14:textId="77777777">
            <w:pPr>
              <w:spacing w:line="240" w:lineRule="auto"/>
              <w:ind w:left="100"/>
              <w:rPr>
                <w:rFonts w:ascii="Calibri" w:hAnsi="Calibri" w:eastAsia="Calibri" w:cs="Calibri"/>
              </w:rPr>
            </w:pPr>
            <w:proofErr w:type="spellStart"/>
            <w:r>
              <w:rPr>
                <w:rFonts w:ascii="Calibri" w:hAnsi="Calibri" w:eastAsia="Calibri" w:cs="Calibri"/>
              </w:rPr>
              <w:t>Rotifera</w:t>
            </w:r>
            <w:proofErr w:type="spellEnd"/>
          </w:p>
        </w:tc>
        <w:tc>
          <w:tcPr>
            <w:tcW w:w="1110" w:type="dxa"/>
            <w:shd w:val="clear" w:color="auto" w:fill="auto"/>
            <w:tcMar>
              <w:top w:w="0" w:type="dxa"/>
              <w:left w:w="0" w:type="dxa"/>
              <w:bottom w:w="0" w:type="dxa"/>
              <w:right w:w="0" w:type="dxa"/>
            </w:tcMar>
            <w:vAlign w:val="bottom"/>
          </w:tcPr>
          <w:p w:rsidR="00BC3597" w:rsidRDefault="004D7D4A" w14:paraId="05CCFA7F" w14:textId="77777777">
            <w:pPr>
              <w:spacing w:line="240" w:lineRule="auto"/>
              <w:ind w:left="100"/>
              <w:rPr>
                <w:rFonts w:ascii="Calibri" w:hAnsi="Calibri" w:eastAsia="Calibri" w:cs="Calibri"/>
              </w:rPr>
            </w:pPr>
            <w:r>
              <w:rPr>
                <w:rFonts w:ascii="Calibri" w:hAnsi="Calibri" w:eastAsia="Calibri" w:cs="Calibri"/>
              </w:rPr>
              <w:t>3</w:t>
            </w:r>
          </w:p>
        </w:tc>
        <w:tc>
          <w:tcPr>
            <w:tcW w:w="1275" w:type="dxa"/>
            <w:shd w:val="clear" w:color="auto" w:fill="auto"/>
            <w:tcMar>
              <w:top w:w="0" w:type="dxa"/>
              <w:left w:w="0" w:type="dxa"/>
              <w:bottom w:w="0" w:type="dxa"/>
              <w:right w:w="0" w:type="dxa"/>
            </w:tcMar>
            <w:vAlign w:val="bottom"/>
          </w:tcPr>
          <w:p w:rsidR="00BC3597" w:rsidRDefault="004D7D4A" w14:paraId="23B28F6A" w14:textId="77777777">
            <w:pPr>
              <w:spacing w:line="240" w:lineRule="auto"/>
              <w:ind w:left="100"/>
              <w:rPr>
                <w:rFonts w:ascii="Calibri" w:hAnsi="Calibri" w:eastAsia="Calibri" w:cs="Calibri"/>
              </w:rPr>
            </w:pPr>
            <w:r>
              <w:rPr>
                <w:rFonts w:ascii="Calibri" w:hAnsi="Calibri" w:eastAsia="Calibri" w:cs="Calibri"/>
              </w:rPr>
              <w:t>0.1%</w:t>
            </w:r>
          </w:p>
        </w:tc>
        <w:tc>
          <w:tcPr>
            <w:tcW w:w="630" w:type="dxa"/>
            <w:shd w:val="clear" w:color="auto" w:fill="auto"/>
            <w:tcMar>
              <w:top w:w="0" w:type="dxa"/>
              <w:left w:w="0" w:type="dxa"/>
              <w:bottom w:w="0" w:type="dxa"/>
              <w:right w:w="0" w:type="dxa"/>
            </w:tcMar>
            <w:vAlign w:val="bottom"/>
          </w:tcPr>
          <w:p w:rsidR="00BC3597" w:rsidRDefault="00BC3597" w14:paraId="14348E9B"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3F4F9385" w14:textId="77777777">
            <w:pPr>
              <w:spacing w:line="240" w:lineRule="auto"/>
              <w:ind w:left="100"/>
              <w:rPr>
                <w:rFonts w:ascii="Calibri" w:hAnsi="Calibri" w:eastAsia="Calibri" w:cs="Calibri"/>
              </w:rPr>
            </w:pPr>
            <w:r>
              <w:rPr>
                <w:rFonts w:ascii="Calibri" w:hAnsi="Calibri" w:eastAsia="Calibri" w:cs="Calibri"/>
              </w:rPr>
              <w:t>21</w:t>
            </w:r>
          </w:p>
        </w:tc>
        <w:tc>
          <w:tcPr>
            <w:tcW w:w="1200" w:type="dxa"/>
            <w:shd w:val="clear" w:color="auto" w:fill="auto"/>
            <w:tcMar>
              <w:top w:w="0" w:type="dxa"/>
              <w:left w:w="0" w:type="dxa"/>
              <w:bottom w:w="0" w:type="dxa"/>
              <w:right w:w="0" w:type="dxa"/>
            </w:tcMar>
            <w:vAlign w:val="bottom"/>
          </w:tcPr>
          <w:p w:rsidR="00BC3597" w:rsidRDefault="004D7D4A" w14:paraId="6ADB2C88" w14:textId="77777777">
            <w:pPr>
              <w:spacing w:line="240" w:lineRule="auto"/>
              <w:ind w:left="100"/>
              <w:rPr>
                <w:rFonts w:ascii="Calibri" w:hAnsi="Calibri" w:eastAsia="Calibri" w:cs="Calibri"/>
              </w:rPr>
            </w:pPr>
            <w:r>
              <w:rPr>
                <w:rFonts w:ascii="Calibri" w:hAnsi="Calibri" w:eastAsia="Calibri" w:cs="Calibri"/>
              </w:rPr>
              <w:t>0.1%</w:t>
            </w:r>
          </w:p>
        </w:tc>
      </w:tr>
      <w:tr w:rsidR="00BC3597" w14:paraId="474A034B" w14:textId="77777777">
        <w:tc>
          <w:tcPr>
            <w:tcW w:w="2835" w:type="dxa"/>
            <w:shd w:val="clear" w:color="auto" w:fill="auto"/>
            <w:tcMar>
              <w:top w:w="0" w:type="dxa"/>
              <w:left w:w="0" w:type="dxa"/>
              <w:bottom w:w="0" w:type="dxa"/>
              <w:right w:w="0" w:type="dxa"/>
            </w:tcMar>
            <w:vAlign w:val="bottom"/>
          </w:tcPr>
          <w:p w:rsidR="00BC3597" w:rsidRDefault="004D7D4A" w14:paraId="70F4A12E" w14:textId="77777777">
            <w:pPr>
              <w:spacing w:line="240" w:lineRule="auto"/>
              <w:ind w:left="100"/>
              <w:rPr>
                <w:rFonts w:ascii="Calibri" w:hAnsi="Calibri" w:eastAsia="Calibri" w:cs="Calibri"/>
              </w:rPr>
            </w:pPr>
            <w:proofErr w:type="spellStart"/>
            <w:r>
              <w:rPr>
                <w:rFonts w:ascii="Calibri" w:hAnsi="Calibri" w:eastAsia="Calibri" w:cs="Calibri"/>
                <w:i/>
              </w:rPr>
              <w:t>Eucyclops</w:t>
            </w:r>
            <w:proofErr w:type="spellEnd"/>
            <w:r>
              <w:rPr>
                <w:rFonts w:ascii="Calibri" w:hAnsi="Calibri" w:eastAsia="Calibri" w:cs="Calibri"/>
                <w:i/>
              </w:rPr>
              <w:t xml:space="preserve"> </w:t>
            </w:r>
            <w:r>
              <w:rPr>
                <w:rFonts w:ascii="Calibri" w:hAnsi="Calibri" w:eastAsia="Calibri" w:cs="Calibri"/>
              </w:rPr>
              <w:t>sp.</w:t>
            </w:r>
          </w:p>
        </w:tc>
        <w:tc>
          <w:tcPr>
            <w:tcW w:w="1110" w:type="dxa"/>
            <w:shd w:val="clear" w:color="auto" w:fill="auto"/>
            <w:tcMar>
              <w:top w:w="0" w:type="dxa"/>
              <w:left w:w="0" w:type="dxa"/>
              <w:bottom w:w="0" w:type="dxa"/>
              <w:right w:w="0" w:type="dxa"/>
            </w:tcMar>
            <w:vAlign w:val="bottom"/>
          </w:tcPr>
          <w:p w:rsidR="00BC3597" w:rsidRDefault="00BC3597" w14:paraId="73D8503A"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4C8ABE46"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01B2715B"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35B34F14" w14:textId="77777777">
            <w:pPr>
              <w:spacing w:line="240" w:lineRule="auto"/>
              <w:ind w:left="100"/>
              <w:rPr>
                <w:rFonts w:ascii="Calibri" w:hAnsi="Calibri" w:eastAsia="Calibri" w:cs="Calibri"/>
              </w:rPr>
            </w:pPr>
            <w:r>
              <w:rPr>
                <w:rFonts w:ascii="Calibri" w:hAnsi="Calibri" w:eastAsia="Calibri" w:cs="Calibri"/>
              </w:rPr>
              <w:t>21</w:t>
            </w:r>
          </w:p>
        </w:tc>
        <w:tc>
          <w:tcPr>
            <w:tcW w:w="1200" w:type="dxa"/>
            <w:shd w:val="clear" w:color="auto" w:fill="auto"/>
            <w:tcMar>
              <w:top w:w="0" w:type="dxa"/>
              <w:left w:w="0" w:type="dxa"/>
              <w:bottom w:w="0" w:type="dxa"/>
              <w:right w:w="0" w:type="dxa"/>
            </w:tcMar>
            <w:vAlign w:val="bottom"/>
          </w:tcPr>
          <w:p w:rsidR="00BC3597" w:rsidRDefault="004D7D4A" w14:paraId="3AED93C0" w14:textId="77777777">
            <w:pPr>
              <w:spacing w:line="240" w:lineRule="auto"/>
              <w:ind w:left="100"/>
              <w:rPr>
                <w:rFonts w:ascii="Calibri" w:hAnsi="Calibri" w:eastAsia="Calibri" w:cs="Calibri"/>
              </w:rPr>
            </w:pPr>
            <w:r>
              <w:rPr>
                <w:rFonts w:ascii="Calibri" w:hAnsi="Calibri" w:eastAsia="Calibri" w:cs="Calibri"/>
              </w:rPr>
              <w:t>0.1%</w:t>
            </w:r>
          </w:p>
        </w:tc>
      </w:tr>
      <w:tr w:rsidR="00BC3597" w14:paraId="27323BC3" w14:textId="77777777">
        <w:tc>
          <w:tcPr>
            <w:tcW w:w="2835" w:type="dxa"/>
            <w:shd w:val="clear" w:color="auto" w:fill="auto"/>
            <w:tcMar>
              <w:top w:w="0" w:type="dxa"/>
              <w:left w:w="0" w:type="dxa"/>
              <w:bottom w:w="0" w:type="dxa"/>
              <w:right w:w="0" w:type="dxa"/>
            </w:tcMar>
            <w:vAlign w:val="bottom"/>
          </w:tcPr>
          <w:p w:rsidR="00BC3597" w:rsidRDefault="004D7D4A" w14:paraId="7D6D2637" w14:textId="77777777">
            <w:pPr>
              <w:spacing w:line="240" w:lineRule="auto"/>
              <w:ind w:left="100"/>
              <w:rPr>
                <w:rFonts w:ascii="Calibri" w:hAnsi="Calibri" w:eastAsia="Calibri" w:cs="Calibri"/>
                <w:i/>
              </w:rPr>
            </w:pPr>
            <w:proofErr w:type="spellStart"/>
            <w:r>
              <w:rPr>
                <w:rFonts w:ascii="Calibri" w:hAnsi="Calibri" w:eastAsia="Calibri" w:cs="Calibri"/>
                <w:i/>
              </w:rPr>
              <w:t>Epischura</w:t>
            </w:r>
            <w:proofErr w:type="spellEnd"/>
            <w:r>
              <w:rPr>
                <w:rFonts w:ascii="Calibri" w:hAnsi="Calibri" w:eastAsia="Calibri" w:cs="Calibri"/>
                <w:i/>
              </w:rPr>
              <w:t xml:space="preserve"> </w:t>
            </w:r>
            <w:proofErr w:type="spellStart"/>
            <w:r>
              <w:rPr>
                <w:rFonts w:ascii="Calibri" w:hAnsi="Calibri" w:eastAsia="Calibri" w:cs="Calibri"/>
                <w:i/>
              </w:rPr>
              <w:t>lacustris</w:t>
            </w:r>
            <w:proofErr w:type="spellEnd"/>
          </w:p>
        </w:tc>
        <w:tc>
          <w:tcPr>
            <w:tcW w:w="1110" w:type="dxa"/>
            <w:shd w:val="clear" w:color="auto" w:fill="auto"/>
            <w:tcMar>
              <w:top w:w="0" w:type="dxa"/>
              <w:left w:w="0" w:type="dxa"/>
              <w:bottom w:w="0" w:type="dxa"/>
              <w:right w:w="0" w:type="dxa"/>
            </w:tcMar>
            <w:vAlign w:val="bottom"/>
          </w:tcPr>
          <w:p w:rsidR="00BC3597" w:rsidRDefault="004D7D4A" w14:paraId="5F60013E" w14:textId="77777777">
            <w:pPr>
              <w:spacing w:line="240" w:lineRule="auto"/>
              <w:ind w:left="100"/>
              <w:rPr>
                <w:rFonts w:ascii="Calibri" w:hAnsi="Calibri" w:eastAsia="Calibri" w:cs="Calibri"/>
              </w:rPr>
            </w:pPr>
            <w:r>
              <w:rPr>
                <w:rFonts w:ascii="Calibri" w:hAnsi="Calibri" w:eastAsia="Calibri" w:cs="Calibri"/>
              </w:rPr>
              <w:t>1</w:t>
            </w:r>
          </w:p>
        </w:tc>
        <w:tc>
          <w:tcPr>
            <w:tcW w:w="1275" w:type="dxa"/>
            <w:shd w:val="clear" w:color="auto" w:fill="auto"/>
            <w:tcMar>
              <w:top w:w="0" w:type="dxa"/>
              <w:left w:w="0" w:type="dxa"/>
              <w:bottom w:w="0" w:type="dxa"/>
              <w:right w:w="0" w:type="dxa"/>
            </w:tcMar>
            <w:vAlign w:val="bottom"/>
          </w:tcPr>
          <w:p w:rsidR="00BC3597" w:rsidRDefault="004D7D4A" w14:paraId="011C8BB5" w14:textId="77777777">
            <w:pPr>
              <w:spacing w:line="240" w:lineRule="auto"/>
              <w:ind w:left="100"/>
              <w:rPr>
                <w:rFonts w:ascii="Calibri" w:hAnsi="Calibri" w:eastAsia="Calibri" w:cs="Calibri"/>
              </w:rPr>
            </w:pPr>
            <w:r>
              <w:rPr>
                <w:rFonts w:ascii="Calibri" w:hAnsi="Calibri" w:eastAsia="Calibri" w:cs="Calibri"/>
              </w:rPr>
              <w:t>&lt;0.1%</w:t>
            </w:r>
          </w:p>
        </w:tc>
        <w:tc>
          <w:tcPr>
            <w:tcW w:w="630" w:type="dxa"/>
            <w:shd w:val="clear" w:color="auto" w:fill="auto"/>
            <w:tcMar>
              <w:top w:w="0" w:type="dxa"/>
              <w:left w:w="0" w:type="dxa"/>
              <w:bottom w:w="0" w:type="dxa"/>
              <w:right w:w="0" w:type="dxa"/>
            </w:tcMar>
            <w:vAlign w:val="bottom"/>
          </w:tcPr>
          <w:p w:rsidR="00BC3597" w:rsidRDefault="00BC3597" w14:paraId="3F284C9C"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080FDCCF" w14:textId="77777777">
            <w:pPr>
              <w:spacing w:line="240" w:lineRule="auto"/>
              <w:ind w:left="100"/>
              <w:rPr>
                <w:rFonts w:ascii="Calibri" w:hAnsi="Calibri" w:eastAsia="Calibri" w:cs="Calibri"/>
              </w:rPr>
            </w:pPr>
            <w:r>
              <w:rPr>
                <w:rFonts w:ascii="Calibri" w:hAnsi="Calibri" w:eastAsia="Calibri" w:cs="Calibri"/>
              </w:rPr>
              <w:t>20</w:t>
            </w:r>
          </w:p>
        </w:tc>
        <w:tc>
          <w:tcPr>
            <w:tcW w:w="1200" w:type="dxa"/>
            <w:shd w:val="clear" w:color="auto" w:fill="auto"/>
            <w:tcMar>
              <w:top w:w="0" w:type="dxa"/>
              <w:left w:w="0" w:type="dxa"/>
              <w:bottom w:w="0" w:type="dxa"/>
              <w:right w:w="0" w:type="dxa"/>
            </w:tcMar>
            <w:vAlign w:val="bottom"/>
          </w:tcPr>
          <w:p w:rsidR="00BC3597" w:rsidRDefault="004D7D4A" w14:paraId="6396B1DC" w14:textId="77777777">
            <w:pPr>
              <w:spacing w:line="240" w:lineRule="auto"/>
              <w:ind w:left="100"/>
              <w:rPr>
                <w:rFonts w:ascii="Calibri" w:hAnsi="Calibri" w:eastAsia="Calibri" w:cs="Calibri"/>
              </w:rPr>
            </w:pPr>
            <w:r>
              <w:rPr>
                <w:rFonts w:ascii="Calibri" w:hAnsi="Calibri" w:eastAsia="Calibri" w:cs="Calibri"/>
              </w:rPr>
              <w:t>0.1%</w:t>
            </w:r>
          </w:p>
        </w:tc>
      </w:tr>
      <w:tr w:rsidR="00BC3597" w14:paraId="1DBD49A5" w14:textId="77777777">
        <w:tc>
          <w:tcPr>
            <w:tcW w:w="2835" w:type="dxa"/>
            <w:shd w:val="clear" w:color="auto" w:fill="auto"/>
            <w:tcMar>
              <w:top w:w="0" w:type="dxa"/>
              <w:left w:w="0" w:type="dxa"/>
              <w:bottom w:w="0" w:type="dxa"/>
              <w:right w:w="0" w:type="dxa"/>
            </w:tcMar>
            <w:vAlign w:val="bottom"/>
          </w:tcPr>
          <w:p w:rsidR="00BC3597" w:rsidRDefault="004D7D4A" w14:paraId="4D2B5E76" w14:textId="77777777">
            <w:pPr>
              <w:spacing w:line="240" w:lineRule="auto"/>
              <w:ind w:left="100"/>
              <w:rPr>
                <w:rFonts w:ascii="Calibri" w:hAnsi="Calibri" w:eastAsia="Calibri" w:cs="Calibri"/>
              </w:rPr>
            </w:pPr>
            <w:proofErr w:type="spellStart"/>
            <w:r>
              <w:rPr>
                <w:rFonts w:ascii="Calibri" w:hAnsi="Calibri" w:eastAsia="Calibri" w:cs="Calibri"/>
                <w:i/>
              </w:rPr>
              <w:t>Chironomid</w:t>
            </w:r>
            <w:proofErr w:type="spellEnd"/>
            <w:r>
              <w:rPr>
                <w:rFonts w:ascii="Calibri" w:hAnsi="Calibri" w:eastAsia="Calibri" w:cs="Calibri"/>
                <w:i/>
              </w:rPr>
              <w:t xml:space="preserve"> </w:t>
            </w:r>
            <w:r>
              <w:rPr>
                <w:rFonts w:ascii="Calibri" w:hAnsi="Calibri" w:eastAsia="Calibri" w:cs="Calibri"/>
              </w:rPr>
              <w:t>pupae</w:t>
            </w:r>
          </w:p>
        </w:tc>
        <w:tc>
          <w:tcPr>
            <w:tcW w:w="1110" w:type="dxa"/>
            <w:shd w:val="clear" w:color="auto" w:fill="auto"/>
            <w:tcMar>
              <w:top w:w="0" w:type="dxa"/>
              <w:left w:w="0" w:type="dxa"/>
              <w:bottom w:w="0" w:type="dxa"/>
              <w:right w:w="0" w:type="dxa"/>
            </w:tcMar>
            <w:vAlign w:val="bottom"/>
          </w:tcPr>
          <w:p w:rsidR="00BC3597" w:rsidRDefault="00BC3597" w14:paraId="13D3BEAB"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3D466BE1"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51A574B3"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537AC853" w14:textId="77777777">
            <w:pPr>
              <w:spacing w:line="240" w:lineRule="auto"/>
              <w:ind w:left="100"/>
              <w:rPr>
                <w:rFonts w:ascii="Calibri" w:hAnsi="Calibri" w:eastAsia="Calibri" w:cs="Calibri"/>
              </w:rPr>
            </w:pPr>
            <w:r>
              <w:rPr>
                <w:rFonts w:ascii="Calibri" w:hAnsi="Calibri" w:eastAsia="Calibri" w:cs="Calibri"/>
              </w:rPr>
              <w:t>20</w:t>
            </w:r>
          </w:p>
        </w:tc>
        <w:tc>
          <w:tcPr>
            <w:tcW w:w="1200" w:type="dxa"/>
            <w:shd w:val="clear" w:color="auto" w:fill="auto"/>
            <w:tcMar>
              <w:top w:w="0" w:type="dxa"/>
              <w:left w:w="0" w:type="dxa"/>
              <w:bottom w:w="0" w:type="dxa"/>
              <w:right w:w="0" w:type="dxa"/>
            </w:tcMar>
            <w:vAlign w:val="bottom"/>
          </w:tcPr>
          <w:p w:rsidR="00BC3597" w:rsidRDefault="004D7D4A" w14:paraId="2863F511" w14:textId="77777777">
            <w:pPr>
              <w:spacing w:line="240" w:lineRule="auto"/>
              <w:ind w:left="100"/>
              <w:rPr>
                <w:rFonts w:ascii="Calibri" w:hAnsi="Calibri" w:eastAsia="Calibri" w:cs="Calibri"/>
              </w:rPr>
            </w:pPr>
            <w:r>
              <w:rPr>
                <w:rFonts w:ascii="Calibri" w:hAnsi="Calibri" w:eastAsia="Calibri" w:cs="Calibri"/>
              </w:rPr>
              <w:t>0.1%</w:t>
            </w:r>
          </w:p>
        </w:tc>
      </w:tr>
      <w:tr w:rsidR="00BC3597" w14:paraId="445414E8" w14:textId="77777777">
        <w:tc>
          <w:tcPr>
            <w:tcW w:w="2835" w:type="dxa"/>
            <w:shd w:val="clear" w:color="auto" w:fill="auto"/>
            <w:tcMar>
              <w:top w:w="0" w:type="dxa"/>
              <w:left w:w="0" w:type="dxa"/>
              <w:bottom w:w="0" w:type="dxa"/>
              <w:right w:w="0" w:type="dxa"/>
            </w:tcMar>
            <w:vAlign w:val="bottom"/>
          </w:tcPr>
          <w:p w:rsidR="00BC3597" w:rsidRDefault="004D7D4A" w14:paraId="01BF08D3" w14:textId="77777777">
            <w:pPr>
              <w:spacing w:line="240" w:lineRule="auto"/>
              <w:ind w:left="100"/>
              <w:rPr>
                <w:rFonts w:ascii="Calibri" w:hAnsi="Calibri" w:eastAsia="Calibri" w:cs="Calibri"/>
              </w:rPr>
            </w:pPr>
            <w:proofErr w:type="spellStart"/>
            <w:r>
              <w:rPr>
                <w:rFonts w:ascii="Calibri" w:hAnsi="Calibri" w:eastAsia="Calibri" w:cs="Calibri"/>
                <w:i/>
              </w:rPr>
              <w:t>Acanthocyclops</w:t>
            </w:r>
            <w:proofErr w:type="spellEnd"/>
            <w:r>
              <w:rPr>
                <w:rFonts w:ascii="Calibri" w:hAnsi="Calibri" w:eastAsia="Calibri" w:cs="Calibri"/>
                <w:i/>
              </w:rPr>
              <w:t xml:space="preserve"> </w:t>
            </w:r>
            <w:r>
              <w:rPr>
                <w:rFonts w:ascii="Calibri" w:hAnsi="Calibri" w:eastAsia="Calibri" w:cs="Calibri"/>
              </w:rPr>
              <w:t>sp.</w:t>
            </w:r>
          </w:p>
        </w:tc>
        <w:tc>
          <w:tcPr>
            <w:tcW w:w="1110" w:type="dxa"/>
            <w:shd w:val="clear" w:color="auto" w:fill="auto"/>
            <w:tcMar>
              <w:top w:w="0" w:type="dxa"/>
              <w:left w:w="0" w:type="dxa"/>
              <w:bottom w:w="0" w:type="dxa"/>
              <w:right w:w="0" w:type="dxa"/>
            </w:tcMar>
            <w:vAlign w:val="bottom"/>
          </w:tcPr>
          <w:p w:rsidR="00BC3597" w:rsidRDefault="00BC3597" w14:paraId="18C23DE1"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6ECC8F32"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389E5352"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2CEF48D5" w14:textId="77777777">
            <w:pPr>
              <w:spacing w:line="240" w:lineRule="auto"/>
              <w:ind w:left="100"/>
              <w:rPr>
                <w:rFonts w:ascii="Calibri" w:hAnsi="Calibri" w:eastAsia="Calibri" w:cs="Calibri"/>
              </w:rPr>
            </w:pPr>
            <w:r>
              <w:rPr>
                <w:rFonts w:ascii="Calibri" w:hAnsi="Calibri" w:eastAsia="Calibri" w:cs="Calibri"/>
              </w:rPr>
              <w:t>16</w:t>
            </w:r>
          </w:p>
        </w:tc>
        <w:tc>
          <w:tcPr>
            <w:tcW w:w="1200" w:type="dxa"/>
            <w:shd w:val="clear" w:color="auto" w:fill="auto"/>
            <w:tcMar>
              <w:top w:w="0" w:type="dxa"/>
              <w:left w:w="0" w:type="dxa"/>
              <w:bottom w:w="0" w:type="dxa"/>
              <w:right w:w="0" w:type="dxa"/>
            </w:tcMar>
            <w:vAlign w:val="bottom"/>
          </w:tcPr>
          <w:p w:rsidR="00BC3597" w:rsidRDefault="004D7D4A" w14:paraId="72C9D743" w14:textId="77777777">
            <w:pPr>
              <w:spacing w:line="240" w:lineRule="auto"/>
              <w:ind w:left="100"/>
              <w:rPr>
                <w:rFonts w:ascii="Calibri" w:hAnsi="Calibri" w:eastAsia="Calibri" w:cs="Calibri"/>
              </w:rPr>
            </w:pPr>
            <w:r>
              <w:rPr>
                <w:rFonts w:ascii="Calibri" w:hAnsi="Calibri" w:eastAsia="Calibri" w:cs="Calibri"/>
              </w:rPr>
              <w:t>&lt;0.1%</w:t>
            </w:r>
          </w:p>
        </w:tc>
      </w:tr>
      <w:tr w:rsidR="00BC3597" w14:paraId="34F6C5F7" w14:textId="77777777">
        <w:tc>
          <w:tcPr>
            <w:tcW w:w="2835" w:type="dxa"/>
            <w:shd w:val="clear" w:color="auto" w:fill="auto"/>
            <w:tcMar>
              <w:top w:w="0" w:type="dxa"/>
              <w:left w:w="0" w:type="dxa"/>
              <w:bottom w:w="0" w:type="dxa"/>
              <w:right w:w="0" w:type="dxa"/>
            </w:tcMar>
            <w:vAlign w:val="bottom"/>
          </w:tcPr>
          <w:p w:rsidR="00BC3597" w:rsidRDefault="004D7D4A" w14:paraId="68B2F3F3" w14:textId="77777777">
            <w:pPr>
              <w:spacing w:line="240" w:lineRule="auto"/>
              <w:ind w:left="100"/>
              <w:rPr>
                <w:rFonts w:ascii="Calibri" w:hAnsi="Calibri" w:eastAsia="Calibri" w:cs="Calibri"/>
                <w:vertAlign w:val="superscript"/>
              </w:rPr>
            </w:pPr>
            <w:proofErr w:type="spellStart"/>
            <w:r>
              <w:rPr>
                <w:rFonts w:ascii="Calibri" w:hAnsi="Calibri" w:eastAsia="Calibri" w:cs="Calibri"/>
                <w:i/>
              </w:rPr>
              <w:t>Leptodiaptomus</w:t>
            </w:r>
            <w:proofErr w:type="spellEnd"/>
            <w:r>
              <w:rPr>
                <w:rFonts w:ascii="Calibri" w:hAnsi="Calibri" w:eastAsia="Calibri" w:cs="Calibri"/>
                <w:i/>
              </w:rPr>
              <w:t xml:space="preserve"> </w:t>
            </w:r>
            <w:proofErr w:type="spellStart"/>
            <w:r>
              <w:rPr>
                <w:rFonts w:ascii="Calibri" w:hAnsi="Calibri" w:eastAsia="Calibri" w:cs="Calibri"/>
                <w:i/>
              </w:rPr>
              <w:t>sicilis</w:t>
            </w:r>
            <w:r>
              <w:rPr>
                <w:rFonts w:ascii="Calibri" w:hAnsi="Calibri" w:eastAsia="Calibri" w:cs="Calibri"/>
                <w:vertAlign w:val="superscript"/>
              </w:rPr>
              <w:t>d</w:t>
            </w:r>
            <w:proofErr w:type="spellEnd"/>
          </w:p>
        </w:tc>
        <w:tc>
          <w:tcPr>
            <w:tcW w:w="1110" w:type="dxa"/>
            <w:shd w:val="clear" w:color="auto" w:fill="auto"/>
            <w:tcMar>
              <w:top w:w="0" w:type="dxa"/>
              <w:left w:w="0" w:type="dxa"/>
              <w:bottom w:w="0" w:type="dxa"/>
              <w:right w:w="0" w:type="dxa"/>
            </w:tcMar>
            <w:vAlign w:val="bottom"/>
          </w:tcPr>
          <w:p w:rsidR="00BC3597" w:rsidRDefault="004D7D4A" w14:paraId="3445B228" w14:textId="77777777">
            <w:pPr>
              <w:spacing w:line="240" w:lineRule="auto"/>
              <w:ind w:left="100"/>
              <w:rPr>
                <w:rFonts w:ascii="Calibri" w:hAnsi="Calibri" w:eastAsia="Calibri" w:cs="Calibri"/>
              </w:rPr>
            </w:pPr>
            <w:r>
              <w:rPr>
                <w:rFonts w:ascii="Calibri" w:hAnsi="Calibri" w:eastAsia="Calibri" w:cs="Calibri"/>
              </w:rPr>
              <w:t>4</w:t>
            </w:r>
          </w:p>
        </w:tc>
        <w:tc>
          <w:tcPr>
            <w:tcW w:w="1275" w:type="dxa"/>
            <w:shd w:val="clear" w:color="auto" w:fill="auto"/>
            <w:tcMar>
              <w:top w:w="0" w:type="dxa"/>
              <w:left w:w="0" w:type="dxa"/>
              <w:bottom w:w="0" w:type="dxa"/>
              <w:right w:w="0" w:type="dxa"/>
            </w:tcMar>
            <w:vAlign w:val="bottom"/>
          </w:tcPr>
          <w:p w:rsidR="00BC3597" w:rsidRDefault="004D7D4A" w14:paraId="70D06C30" w14:textId="77777777">
            <w:pPr>
              <w:spacing w:line="240" w:lineRule="auto"/>
              <w:ind w:left="100"/>
              <w:rPr>
                <w:rFonts w:ascii="Calibri" w:hAnsi="Calibri" w:eastAsia="Calibri" w:cs="Calibri"/>
              </w:rPr>
            </w:pPr>
            <w:r>
              <w:rPr>
                <w:rFonts w:ascii="Calibri" w:hAnsi="Calibri" w:eastAsia="Calibri" w:cs="Calibri"/>
              </w:rPr>
              <w:t>0.2%</w:t>
            </w:r>
          </w:p>
        </w:tc>
        <w:tc>
          <w:tcPr>
            <w:tcW w:w="630" w:type="dxa"/>
            <w:shd w:val="clear" w:color="auto" w:fill="auto"/>
            <w:tcMar>
              <w:top w:w="0" w:type="dxa"/>
              <w:left w:w="0" w:type="dxa"/>
              <w:bottom w:w="0" w:type="dxa"/>
              <w:right w:w="0" w:type="dxa"/>
            </w:tcMar>
            <w:vAlign w:val="bottom"/>
          </w:tcPr>
          <w:p w:rsidR="00BC3597" w:rsidRDefault="00BC3597" w14:paraId="06D36E78"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78419CF9" w14:textId="77777777">
            <w:pPr>
              <w:spacing w:line="240" w:lineRule="auto"/>
              <w:ind w:left="100"/>
              <w:rPr>
                <w:rFonts w:ascii="Calibri" w:hAnsi="Calibri" w:eastAsia="Calibri" w:cs="Calibri"/>
              </w:rPr>
            </w:pPr>
            <w:r>
              <w:rPr>
                <w:rFonts w:ascii="Calibri" w:hAnsi="Calibri" w:eastAsia="Calibri" w:cs="Calibri"/>
              </w:rPr>
              <w:t>15</w:t>
            </w:r>
          </w:p>
        </w:tc>
        <w:tc>
          <w:tcPr>
            <w:tcW w:w="1200" w:type="dxa"/>
            <w:shd w:val="clear" w:color="auto" w:fill="auto"/>
            <w:tcMar>
              <w:top w:w="0" w:type="dxa"/>
              <w:left w:w="0" w:type="dxa"/>
              <w:bottom w:w="0" w:type="dxa"/>
              <w:right w:w="0" w:type="dxa"/>
            </w:tcMar>
            <w:vAlign w:val="bottom"/>
          </w:tcPr>
          <w:p w:rsidR="00BC3597" w:rsidRDefault="004D7D4A" w14:paraId="0830032F" w14:textId="77777777">
            <w:pPr>
              <w:spacing w:line="240" w:lineRule="auto"/>
              <w:ind w:left="100"/>
              <w:rPr>
                <w:rFonts w:ascii="Calibri" w:hAnsi="Calibri" w:eastAsia="Calibri" w:cs="Calibri"/>
              </w:rPr>
            </w:pPr>
            <w:r>
              <w:rPr>
                <w:rFonts w:ascii="Calibri" w:hAnsi="Calibri" w:eastAsia="Calibri" w:cs="Calibri"/>
              </w:rPr>
              <w:t>&lt;0.1%</w:t>
            </w:r>
          </w:p>
        </w:tc>
      </w:tr>
      <w:tr w:rsidR="00BC3597" w14:paraId="437D6C35" w14:textId="77777777">
        <w:tc>
          <w:tcPr>
            <w:tcW w:w="2835" w:type="dxa"/>
            <w:shd w:val="clear" w:color="auto" w:fill="auto"/>
            <w:tcMar>
              <w:top w:w="0" w:type="dxa"/>
              <w:left w:w="0" w:type="dxa"/>
              <w:bottom w:w="0" w:type="dxa"/>
              <w:right w:w="0" w:type="dxa"/>
            </w:tcMar>
            <w:vAlign w:val="bottom"/>
          </w:tcPr>
          <w:p w:rsidR="00BC3597" w:rsidRDefault="004D7D4A" w14:paraId="7A156ECB" w14:textId="77777777">
            <w:pPr>
              <w:spacing w:line="240" w:lineRule="auto"/>
              <w:ind w:left="100"/>
              <w:rPr>
                <w:rFonts w:ascii="Calibri" w:hAnsi="Calibri" w:eastAsia="Calibri" w:cs="Calibri"/>
                <w:i/>
              </w:rPr>
            </w:pPr>
            <w:proofErr w:type="spellStart"/>
            <w:r>
              <w:rPr>
                <w:rFonts w:ascii="Calibri" w:hAnsi="Calibri" w:eastAsia="Calibri" w:cs="Calibri"/>
                <w:i/>
              </w:rPr>
              <w:t>Bythotrephes</w:t>
            </w:r>
            <w:proofErr w:type="spellEnd"/>
            <w:r>
              <w:rPr>
                <w:rFonts w:ascii="Calibri" w:hAnsi="Calibri" w:eastAsia="Calibri" w:cs="Calibri"/>
                <w:i/>
              </w:rPr>
              <w:t xml:space="preserve"> </w:t>
            </w:r>
            <w:proofErr w:type="spellStart"/>
            <w:r>
              <w:rPr>
                <w:rFonts w:ascii="Calibri" w:hAnsi="Calibri" w:eastAsia="Calibri" w:cs="Calibri"/>
                <w:i/>
              </w:rPr>
              <w:t>longimanus</w:t>
            </w:r>
            <w:proofErr w:type="spellEnd"/>
          </w:p>
        </w:tc>
        <w:tc>
          <w:tcPr>
            <w:tcW w:w="1110" w:type="dxa"/>
            <w:shd w:val="clear" w:color="auto" w:fill="auto"/>
            <w:tcMar>
              <w:top w:w="0" w:type="dxa"/>
              <w:left w:w="0" w:type="dxa"/>
              <w:bottom w:w="0" w:type="dxa"/>
              <w:right w:w="0" w:type="dxa"/>
            </w:tcMar>
            <w:vAlign w:val="bottom"/>
          </w:tcPr>
          <w:p w:rsidR="00BC3597" w:rsidRDefault="00BC3597" w14:paraId="23484853"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270B6541"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7B3844ED"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38B941E4" w14:textId="77777777">
            <w:pPr>
              <w:spacing w:line="240" w:lineRule="auto"/>
              <w:ind w:left="100"/>
              <w:rPr>
                <w:rFonts w:ascii="Calibri" w:hAnsi="Calibri" w:eastAsia="Calibri" w:cs="Calibri"/>
              </w:rPr>
            </w:pPr>
            <w:r>
              <w:rPr>
                <w:rFonts w:ascii="Calibri" w:hAnsi="Calibri" w:eastAsia="Calibri" w:cs="Calibri"/>
              </w:rPr>
              <w:t>15</w:t>
            </w:r>
          </w:p>
        </w:tc>
        <w:tc>
          <w:tcPr>
            <w:tcW w:w="1200" w:type="dxa"/>
            <w:shd w:val="clear" w:color="auto" w:fill="auto"/>
            <w:tcMar>
              <w:top w:w="0" w:type="dxa"/>
              <w:left w:w="0" w:type="dxa"/>
              <w:bottom w:w="0" w:type="dxa"/>
              <w:right w:w="0" w:type="dxa"/>
            </w:tcMar>
            <w:vAlign w:val="bottom"/>
          </w:tcPr>
          <w:p w:rsidR="00BC3597" w:rsidRDefault="004D7D4A" w14:paraId="3621A32B" w14:textId="77777777">
            <w:pPr>
              <w:spacing w:line="240" w:lineRule="auto"/>
              <w:ind w:left="100"/>
              <w:rPr>
                <w:rFonts w:ascii="Calibri" w:hAnsi="Calibri" w:eastAsia="Calibri" w:cs="Calibri"/>
              </w:rPr>
            </w:pPr>
            <w:r>
              <w:rPr>
                <w:rFonts w:ascii="Calibri" w:hAnsi="Calibri" w:eastAsia="Calibri" w:cs="Calibri"/>
              </w:rPr>
              <w:t>&lt;0.1%</w:t>
            </w:r>
          </w:p>
        </w:tc>
      </w:tr>
      <w:tr w:rsidR="00BC3597" w14:paraId="06DB80B5" w14:textId="77777777">
        <w:tc>
          <w:tcPr>
            <w:tcW w:w="2835" w:type="dxa"/>
            <w:shd w:val="clear" w:color="auto" w:fill="auto"/>
            <w:tcMar>
              <w:top w:w="0" w:type="dxa"/>
              <w:left w:w="0" w:type="dxa"/>
              <w:bottom w:w="0" w:type="dxa"/>
              <w:right w:w="0" w:type="dxa"/>
            </w:tcMar>
            <w:vAlign w:val="bottom"/>
          </w:tcPr>
          <w:p w:rsidR="00BC3597" w:rsidRDefault="004D7D4A" w14:paraId="3DAD00F3" w14:textId="77777777">
            <w:pPr>
              <w:spacing w:line="240" w:lineRule="auto"/>
              <w:ind w:left="100"/>
              <w:rPr>
                <w:rFonts w:ascii="Calibri" w:hAnsi="Calibri" w:eastAsia="Calibri" w:cs="Calibri"/>
                <w:i/>
              </w:rPr>
            </w:pPr>
            <w:proofErr w:type="spellStart"/>
            <w:r>
              <w:rPr>
                <w:rFonts w:ascii="Calibri" w:hAnsi="Calibri" w:eastAsia="Calibri" w:cs="Calibri"/>
                <w:i/>
              </w:rPr>
              <w:t>Leptodora</w:t>
            </w:r>
            <w:proofErr w:type="spellEnd"/>
            <w:r>
              <w:rPr>
                <w:rFonts w:ascii="Calibri" w:hAnsi="Calibri" w:eastAsia="Calibri" w:cs="Calibri"/>
                <w:i/>
              </w:rPr>
              <w:t xml:space="preserve"> </w:t>
            </w:r>
            <w:proofErr w:type="spellStart"/>
            <w:r>
              <w:rPr>
                <w:rFonts w:ascii="Calibri" w:hAnsi="Calibri" w:eastAsia="Calibri" w:cs="Calibri"/>
                <w:i/>
              </w:rPr>
              <w:t>kindti</w:t>
            </w:r>
            <w:proofErr w:type="spellEnd"/>
          </w:p>
        </w:tc>
        <w:tc>
          <w:tcPr>
            <w:tcW w:w="1110" w:type="dxa"/>
            <w:shd w:val="clear" w:color="auto" w:fill="auto"/>
            <w:tcMar>
              <w:top w:w="0" w:type="dxa"/>
              <w:left w:w="0" w:type="dxa"/>
              <w:bottom w:w="0" w:type="dxa"/>
              <w:right w:w="0" w:type="dxa"/>
            </w:tcMar>
            <w:vAlign w:val="bottom"/>
          </w:tcPr>
          <w:p w:rsidR="00BC3597" w:rsidRDefault="00BC3597" w14:paraId="310A3FFF"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7145EBAE"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226F6E72"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27ECC530" w14:textId="77777777">
            <w:pPr>
              <w:spacing w:line="240" w:lineRule="auto"/>
              <w:ind w:left="100"/>
              <w:rPr>
                <w:rFonts w:ascii="Calibri" w:hAnsi="Calibri" w:eastAsia="Calibri" w:cs="Calibri"/>
              </w:rPr>
            </w:pPr>
            <w:r>
              <w:rPr>
                <w:rFonts w:ascii="Calibri" w:hAnsi="Calibri" w:eastAsia="Calibri" w:cs="Calibri"/>
              </w:rPr>
              <w:t>12</w:t>
            </w:r>
          </w:p>
        </w:tc>
        <w:tc>
          <w:tcPr>
            <w:tcW w:w="1200" w:type="dxa"/>
            <w:shd w:val="clear" w:color="auto" w:fill="auto"/>
            <w:tcMar>
              <w:top w:w="0" w:type="dxa"/>
              <w:left w:w="0" w:type="dxa"/>
              <w:bottom w:w="0" w:type="dxa"/>
              <w:right w:w="0" w:type="dxa"/>
            </w:tcMar>
            <w:vAlign w:val="bottom"/>
          </w:tcPr>
          <w:p w:rsidR="00BC3597" w:rsidRDefault="004D7D4A" w14:paraId="415577A3" w14:textId="77777777">
            <w:pPr>
              <w:spacing w:line="240" w:lineRule="auto"/>
              <w:ind w:left="100"/>
              <w:rPr>
                <w:rFonts w:ascii="Calibri" w:hAnsi="Calibri" w:eastAsia="Calibri" w:cs="Calibri"/>
              </w:rPr>
            </w:pPr>
            <w:r>
              <w:rPr>
                <w:rFonts w:ascii="Calibri" w:hAnsi="Calibri" w:eastAsia="Calibri" w:cs="Calibri"/>
              </w:rPr>
              <w:t>&lt;0.1%</w:t>
            </w:r>
          </w:p>
        </w:tc>
      </w:tr>
      <w:tr w:rsidR="00BC3597" w14:paraId="24FA01F1" w14:textId="77777777">
        <w:tc>
          <w:tcPr>
            <w:tcW w:w="2835" w:type="dxa"/>
            <w:shd w:val="clear" w:color="auto" w:fill="auto"/>
            <w:tcMar>
              <w:top w:w="0" w:type="dxa"/>
              <w:left w:w="0" w:type="dxa"/>
              <w:bottom w:w="0" w:type="dxa"/>
              <w:right w:w="0" w:type="dxa"/>
            </w:tcMar>
            <w:vAlign w:val="bottom"/>
          </w:tcPr>
          <w:p w:rsidR="00BC3597" w:rsidRDefault="004D7D4A" w14:paraId="2DE56716" w14:textId="77777777">
            <w:pPr>
              <w:spacing w:line="240" w:lineRule="auto"/>
              <w:ind w:left="100"/>
              <w:rPr>
                <w:rFonts w:ascii="Calibri" w:hAnsi="Calibri" w:eastAsia="Calibri" w:cs="Calibri"/>
                <w:i/>
              </w:rPr>
            </w:pPr>
            <w:proofErr w:type="spellStart"/>
            <w:r>
              <w:rPr>
                <w:rFonts w:ascii="Calibri" w:hAnsi="Calibri" w:eastAsia="Calibri" w:cs="Calibri"/>
                <w:i/>
              </w:rPr>
              <w:t>Diaphanosoma</w:t>
            </w:r>
            <w:proofErr w:type="spellEnd"/>
            <w:r>
              <w:rPr>
                <w:rFonts w:ascii="Calibri" w:hAnsi="Calibri" w:eastAsia="Calibri" w:cs="Calibri"/>
                <w:i/>
              </w:rPr>
              <w:t xml:space="preserve"> sp.</w:t>
            </w:r>
          </w:p>
        </w:tc>
        <w:tc>
          <w:tcPr>
            <w:tcW w:w="1110" w:type="dxa"/>
            <w:shd w:val="clear" w:color="auto" w:fill="auto"/>
            <w:tcMar>
              <w:top w:w="0" w:type="dxa"/>
              <w:left w:w="0" w:type="dxa"/>
              <w:bottom w:w="0" w:type="dxa"/>
              <w:right w:w="0" w:type="dxa"/>
            </w:tcMar>
            <w:vAlign w:val="bottom"/>
          </w:tcPr>
          <w:p w:rsidR="00BC3597" w:rsidRDefault="00BC3597" w14:paraId="54B08DD5"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143E123A"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2C4DF97D"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4668EFA6" w14:textId="77777777">
            <w:pPr>
              <w:spacing w:line="240" w:lineRule="auto"/>
              <w:ind w:left="100"/>
              <w:rPr>
                <w:rFonts w:ascii="Calibri" w:hAnsi="Calibri" w:eastAsia="Calibri" w:cs="Calibri"/>
              </w:rPr>
            </w:pPr>
            <w:r>
              <w:rPr>
                <w:rFonts w:ascii="Calibri" w:hAnsi="Calibri" w:eastAsia="Calibri" w:cs="Calibri"/>
              </w:rPr>
              <w:t>10</w:t>
            </w:r>
          </w:p>
        </w:tc>
        <w:tc>
          <w:tcPr>
            <w:tcW w:w="1200" w:type="dxa"/>
            <w:shd w:val="clear" w:color="auto" w:fill="auto"/>
            <w:tcMar>
              <w:top w:w="0" w:type="dxa"/>
              <w:left w:w="0" w:type="dxa"/>
              <w:bottom w:w="0" w:type="dxa"/>
              <w:right w:w="0" w:type="dxa"/>
            </w:tcMar>
            <w:vAlign w:val="bottom"/>
          </w:tcPr>
          <w:p w:rsidR="00BC3597" w:rsidRDefault="004D7D4A" w14:paraId="42BE98D5" w14:textId="77777777">
            <w:pPr>
              <w:spacing w:line="240" w:lineRule="auto"/>
              <w:ind w:left="100"/>
              <w:rPr>
                <w:rFonts w:ascii="Calibri" w:hAnsi="Calibri" w:eastAsia="Calibri" w:cs="Calibri"/>
              </w:rPr>
            </w:pPr>
            <w:r>
              <w:rPr>
                <w:rFonts w:ascii="Calibri" w:hAnsi="Calibri" w:eastAsia="Calibri" w:cs="Calibri"/>
              </w:rPr>
              <w:t>&lt;0.1%</w:t>
            </w:r>
          </w:p>
        </w:tc>
      </w:tr>
      <w:tr w:rsidR="00BC3597" w14:paraId="17E3E571" w14:textId="77777777">
        <w:tc>
          <w:tcPr>
            <w:tcW w:w="2835" w:type="dxa"/>
            <w:shd w:val="clear" w:color="auto" w:fill="auto"/>
            <w:tcMar>
              <w:top w:w="0" w:type="dxa"/>
              <w:left w:w="0" w:type="dxa"/>
              <w:bottom w:w="0" w:type="dxa"/>
              <w:right w:w="0" w:type="dxa"/>
            </w:tcMar>
            <w:vAlign w:val="bottom"/>
          </w:tcPr>
          <w:p w:rsidR="00BC3597" w:rsidRDefault="004D7D4A" w14:paraId="262936DF" w14:textId="77777777">
            <w:pPr>
              <w:spacing w:line="240" w:lineRule="auto"/>
              <w:ind w:left="100"/>
              <w:rPr>
                <w:rFonts w:ascii="Calibri" w:hAnsi="Calibri" w:eastAsia="Calibri" w:cs="Calibri"/>
                <w:i/>
              </w:rPr>
            </w:pPr>
            <w:proofErr w:type="spellStart"/>
            <w:r>
              <w:rPr>
                <w:rFonts w:ascii="Calibri" w:hAnsi="Calibri" w:eastAsia="Calibri" w:cs="Calibri"/>
                <w:i/>
              </w:rPr>
              <w:t>Senecella</w:t>
            </w:r>
            <w:proofErr w:type="spellEnd"/>
            <w:r>
              <w:rPr>
                <w:rFonts w:ascii="Calibri" w:hAnsi="Calibri" w:eastAsia="Calibri" w:cs="Calibri"/>
                <w:i/>
              </w:rPr>
              <w:t xml:space="preserve"> </w:t>
            </w:r>
            <w:proofErr w:type="spellStart"/>
            <w:r>
              <w:rPr>
                <w:rFonts w:ascii="Calibri" w:hAnsi="Calibri" w:eastAsia="Calibri" w:cs="Calibri"/>
                <w:i/>
              </w:rPr>
              <w:t>calanoides</w:t>
            </w:r>
            <w:proofErr w:type="spellEnd"/>
          </w:p>
        </w:tc>
        <w:tc>
          <w:tcPr>
            <w:tcW w:w="1110" w:type="dxa"/>
            <w:shd w:val="clear" w:color="auto" w:fill="auto"/>
            <w:tcMar>
              <w:top w:w="0" w:type="dxa"/>
              <w:left w:w="0" w:type="dxa"/>
              <w:bottom w:w="0" w:type="dxa"/>
              <w:right w:w="0" w:type="dxa"/>
            </w:tcMar>
            <w:vAlign w:val="bottom"/>
          </w:tcPr>
          <w:p w:rsidR="00BC3597" w:rsidRDefault="00BC3597" w14:paraId="162AC4F5" w14:textId="77777777">
            <w:pPr>
              <w:spacing w:line="240" w:lineRule="auto"/>
              <w:ind w:left="100"/>
              <w:rPr>
                <w:rFonts w:ascii="Calibri" w:hAnsi="Calibri" w:eastAsia="Calibri" w:cs="Calibri"/>
              </w:rPr>
            </w:pPr>
          </w:p>
        </w:tc>
        <w:tc>
          <w:tcPr>
            <w:tcW w:w="1275" w:type="dxa"/>
            <w:shd w:val="clear" w:color="auto" w:fill="auto"/>
            <w:tcMar>
              <w:top w:w="0" w:type="dxa"/>
              <w:left w:w="0" w:type="dxa"/>
              <w:bottom w:w="0" w:type="dxa"/>
              <w:right w:w="0" w:type="dxa"/>
            </w:tcMar>
            <w:vAlign w:val="bottom"/>
          </w:tcPr>
          <w:p w:rsidR="00BC3597" w:rsidRDefault="00BC3597" w14:paraId="01D2AA79" w14:textId="77777777">
            <w:pPr>
              <w:spacing w:line="240" w:lineRule="auto"/>
              <w:ind w:left="100"/>
              <w:rPr>
                <w:rFonts w:ascii="Calibri" w:hAnsi="Calibri" w:eastAsia="Calibri" w:cs="Calibri"/>
              </w:rPr>
            </w:pPr>
          </w:p>
        </w:tc>
        <w:tc>
          <w:tcPr>
            <w:tcW w:w="630" w:type="dxa"/>
            <w:shd w:val="clear" w:color="auto" w:fill="auto"/>
            <w:tcMar>
              <w:top w:w="0" w:type="dxa"/>
              <w:left w:w="0" w:type="dxa"/>
              <w:bottom w:w="0" w:type="dxa"/>
              <w:right w:w="0" w:type="dxa"/>
            </w:tcMar>
            <w:vAlign w:val="bottom"/>
          </w:tcPr>
          <w:p w:rsidR="00BC3597" w:rsidRDefault="00BC3597" w14:paraId="09E291AB"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4D7D4A" w14:paraId="53FAF8F5" w14:textId="77777777">
            <w:pPr>
              <w:spacing w:line="240" w:lineRule="auto"/>
              <w:ind w:left="100"/>
              <w:rPr>
                <w:rFonts w:ascii="Calibri" w:hAnsi="Calibri" w:eastAsia="Calibri" w:cs="Calibri"/>
              </w:rPr>
            </w:pPr>
            <w:r>
              <w:rPr>
                <w:rFonts w:ascii="Calibri" w:hAnsi="Calibri" w:eastAsia="Calibri" w:cs="Calibri"/>
              </w:rPr>
              <w:t>8</w:t>
            </w:r>
          </w:p>
        </w:tc>
        <w:tc>
          <w:tcPr>
            <w:tcW w:w="1200" w:type="dxa"/>
            <w:shd w:val="clear" w:color="auto" w:fill="auto"/>
            <w:tcMar>
              <w:top w:w="0" w:type="dxa"/>
              <w:left w:w="0" w:type="dxa"/>
              <w:bottom w:w="0" w:type="dxa"/>
              <w:right w:w="0" w:type="dxa"/>
            </w:tcMar>
            <w:vAlign w:val="bottom"/>
          </w:tcPr>
          <w:p w:rsidR="00BC3597" w:rsidRDefault="004D7D4A" w14:paraId="5E2DA370" w14:textId="77777777">
            <w:pPr>
              <w:spacing w:line="240" w:lineRule="auto"/>
              <w:ind w:left="100"/>
              <w:rPr>
                <w:rFonts w:ascii="Calibri" w:hAnsi="Calibri" w:eastAsia="Calibri" w:cs="Calibri"/>
              </w:rPr>
            </w:pPr>
            <w:r>
              <w:rPr>
                <w:rFonts w:ascii="Calibri" w:hAnsi="Calibri" w:eastAsia="Calibri" w:cs="Calibri"/>
              </w:rPr>
              <w:t>&lt;0.1%</w:t>
            </w:r>
          </w:p>
        </w:tc>
      </w:tr>
      <w:tr w:rsidR="00BC3597" w14:paraId="7D8AE908" w14:textId="77777777">
        <w:tc>
          <w:tcPr>
            <w:tcW w:w="2835" w:type="dxa"/>
            <w:shd w:val="clear" w:color="auto" w:fill="auto"/>
            <w:tcMar>
              <w:top w:w="0" w:type="dxa"/>
              <w:left w:w="0" w:type="dxa"/>
              <w:bottom w:w="0" w:type="dxa"/>
              <w:right w:w="0" w:type="dxa"/>
            </w:tcMar>
            <w:vAlign w:val="bottom"/>
          </w:tcPr>
          <w:p w:rsidR="00BC3597" w:rsidRDefault="004D7D4A" w14:paraId="1CE5ED28" w14:textId="77777777">
            <w:pPr>
              <w:spacing w:line="240" w:lineRule="auto"/>
              <w:ind w:left="100"/>
              <w:rPr>
                <w:rFonts w:ascii="Calibri" w:hAnsi="Calibri" w:eastAsia="Calibri" w:cs="Calibri"/>
                <w:vertAlign w:val="superscript"/>
              </w:rPr>
            </w:pPr>
            <w:proofErr w:type="spellStart"/>
            <w:r>
              <w:rPr>
                <w:rFonts w:ascii="Calibri" w:hAnsi="Calibri" w:eastAsia="Calibri" w:cs="Calibri"/>
                <w:i/>
              </w:rPr>
              <w:t>Leptodiaptomus</w:t>
            </w:r>
            <w:proofErr w:type="spellEnd"/>
            <w:r>
              <w:rPr>
                <w:rFonts w:ascii="Calibri" w:hAnsi="Calibri" w:eastAsia="Calibri" w:cs="Calibri"/>
                <w:i/>
              </w:rPr>
              <w:t xml:space="preserve"> </w:t>
            </w:r>
            <w:proofErr w:type="spellStart"/>
            <w:r>
              <w:rPr>
                <w:rFonts w:ascii="Calibri" w:hAnsi="Calibri" w:eastAsia="Calibri" w:cs="Calibri"/>
                <w:i/>
              </w:rPr>
              <w:t>ashlandi</w:t>
            </w:r>
            <w:r>
              <w:rPr>
                <w:rFonts w:ascii="Calibri" w:hAnsi="Calibri" w:eastAsia="Calibri" w:cs="Calibri"/>
                <w:vertAlign w:val="superscript"/>
              </w:rPr>
              <w:t>d</w:t>
            </w:r>
            <w:proofErr w:type="spellEnd"/>
          </w:p>
        </w:tc>
        <w:tc>
          <w:tcPr>
            <w:tcW w:w="1110" w:type="dxa"/>
            <w:shd w:val="clear" w:color="auto" w:fill="auto"/>
            <w:tcMar>
              <w:top w:w="0" w:type="dxa"/>
              <w:left w:w="0" w:type="dxa"/>
              <w:bottom w:w="0" w:type="dxa"/>
              <w:right w:w="0" w:type="dxa"/>
            </w:tcMar>
            <w:vAlign w:val="bottom"/>
          </w:tcPr>
          <w:p w:rsidR="00BC3597" w:rsidRDefault="004D7D4A" w14:paraId="3BC7C77C" w14:textId="77777777">
            <w:pPr>
              <w:spacing w:line="240" w:lineRule="auto"/>
              <w:ind w:left="100"/>
              <w:rPr>
                <w:rFonts w:ascii="Calibri" w:hAnsi="Calibri" w:eastAsia="Calibri" w:cs="Calibri"/>
              </w:rPr>
            </w:pPr>
            <w:r>
              <w:rPr>
                <w:rFonts w:ascii="Calibri" w:hAnsi="Calibri" w:eastAsia="Calibri" w:cs="Calibri"/>
              </w:rPr>
              <w:t>227</w:t>
            </w:r>
          </w:p>
        </w:tc>
        <w:tc>
          <w:tcPr>
            <w:tcW w:w="1275" w:type="dxa"/>
            <w:shd w:val="clear" w:color="auto" w:fill="auto"/>
            <w:tcMar>
              <w:top w:w="0" w:type="dxa"/>
              <w:left w:w="0" w:type="dxa"/>
              <w:bottom w:w="0" w:type="dxa"/>
              <w:right w:w="0" w:type="dxa"/>
            </w:tcMar>
            <w:vAlign w:val="bottom"/>
          </w:tcPr>
          <w:p w:rsidR="00BC3597" w:rsidRDefault="004D7D4A" w14:paraId="7A3CC379" w14:textId="77777777">
            <w:pPr>
              <w:spacing w:line="240" w:lineRule="auto"/>
              <w:ind w:left="100"/>
              <w:rPr>
                <w:rFonts w:ascii="Calibri" w:hAnsi="Calibri" w:eastAsia="Calibri" w:cs="Calibri"/>
              </w:rPr>
            </w:pPr>
            <w:r>
              <w:rPr>
                <w:rFonts w:ascii="Calibri" w:hAnsi="Calibri" w:eastAsia="Calibri" w:cs="Calibri"/>
              </w:rPr>
              <w:t>9.5%</w:t>
            </w:r>
          </w:p>
        </w:tc>
        <w:tc>
          <w:tcPr>
            <w:tcW w:w="630" w:type="dxa"/>
            <w:shd w:val="clear" w:color="auto" w:fill="auto"/>
            <w:tcMar>
              <w:top w:w="0" w:type="dxa"/>
              <w:left w:w="0" w:type="dxa"/>
              <w:bottom w:w="0" w:type="dxa"/>
              <w:right w:w="0" w:type="dxa"/>
            </w:tcMar>
            <w:vAlign w:val="bottom"/>
          </w:tcPr>
          <w:p w:rsidR="00BC3597" w:rsidRDefault="00BC3597" w14:paraId="0823FA96"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BC3597" w14:paraId="67510942" w14:textId="77777777">
            <w:pPr>
              <w:spacing w:line="240" w:lineRule="auto"/>
              <w:ind w:left="100"/>
              <w:rPr>
                <w:rFonts w:ascii="Calibri" w:hAnsi="Calibri" w:eastAsia="Calibri" w:cs="Calibri"/>
              </w:rPr>
            </w:pPr>
          </w:p>
        </w:tc>
        <w:tc>
          <w:tcPr>
            <w:tcW w:w="1200" w:type="dxa"/>
            <w:shd w:val="clear" w:color="auto" w:fill="auto"/>
            <w:tcMar>
              <w:top w:w="0" w:type="dxa"/>
              <w:left w:w="0" w:type="dxa"/>
              <w:bottom w:w="0" w:type="dxa"/>
              <w:right w:w="0" w:type="dxa"/>
            </w:tcMar>
            <w:vAlign w:val="bottom"/>
          </w:tcPr>
          <w:p w:rsidR="00BC3597" w:rsidRDefault="00BC3597" w14:paraId="2ADD0EBB" w14:textId="77777777">
            <w:pPr>
              <w:spacing w:line="240" w:lineRule="auto"/>
              <w:ind w:left="100"/>
              <w:rPr>
                <w:rFonts w:ascii="Calibri" w:hAnsi="Calibri" w:eastAsia="Calibri" w:cs="Calibri"/>
              </w:rPr>
            </w:pPr>
          </w:p>
        </w:tc>
      </w:tr>
      <w:tr w:rsidR="00BC3597" w14:paraId="611A9947" w14:textId="77777777">
        <w:tc>
          <w:tcPr>
            <w:tcW w:w="2835" w:type="dxa"/>
            <w:shd w:val="clear" w:color="auto" w:fill="auto"/>
            <w:tcMar>
              <w:top w:w="0" w:type="dxa"/>
              <w:left w:w="0" w:type="dxa"/>
              <w:bottom w:w="0" w:type="dxa"/>
              <w:right w:w="0" w:type="dxa"/>
            </w:tcMar>
            <w:vAlign w:val="bottom"/>
          </w:tcPr>
          <w:p w:rsidR="00BC3597" w:rsidRDefault="004D7D4A" w14:paraId="551AD496" w14:textId="77777777">
            <w:pPr>
              <w:spacing w:line="240" w:lineRule="auto"/>
              <w:ind w:left="100"/>
              <w:rPr>
                <w:rFonts w:ascii="Calibri" w:hAnsi="Calibri" w:eastAsia="Calibri" w:cs="Calibri"/>
              </w:rPr>
            </w:pPr>
            <w:proofErr w:type="spellStart"/>
            <w:r>
              <w:rPr>
                <w:rFonts w:ascii="Calibri" w:hAnsi="Calibri" w:eastAsia="Calibri" w:cs="Calibri"/>
                <w:i/>
              </w:rPr>
              <w:t>Notholca</w:t>
            </w:r>
            <w:proofErr w:type="spellEnd"/>
            <w:r>
              <w:rPr>
                <w:rFonts w:ascii="Calibri" w:hAnsi="Calibri" w:eastAsia="Calibri" w:cs="Calibri"/>
                <w:i/>
              </w:rPr>
              <w:t xml:space="preserve"> </w:t>
            </w:r>
            <w:r>
              <w:rPr>
                <w:rFonts w:ascii="Calibri" w:hAnsi="Calibri" w:eastAsia="Calibri" w:cs="Calibri"/>
              </w:rPr>
              <w:t>sp.</w:t>
            </w:r>
          </w:p>
        </w:tc>
        <w:tc>
          <w:tcPr>
            <w:tcW w:w="1110" w:type="dxa"/>
            <w:shd w:val="clear" w:color="auto" w:fill="auto"/>
            <w:tcMar>
              <w:top w:w="0" w:type="dxa"/>
              <w:left w:w="0" w:type="dxa"/>
              <w:bottom w:w="0" w:type="dxa"/>
              <w:right w:w="0" w:type="dxa"/>
            </w:tcMar>
            <w:vAlign w:val="bottom"/>
          </w:tcPr>
          <w:p w:rsidR="00BC3597" w:rsidRDefault="004D7D4A" w14:paraId="015A61ED" w14:textId="77777777">
            <w:pPr>
              <w:spacing w:line="240" w:lineRule="auto"/>
              <w:ind w:left="100"/>
              <w:rPr>
                <w:rFonts w:ascii="Calibri" w:hAnsi="Calibri" w:eastAsia="Calibri" w:cs="Calibri"/>
              </w:rPr>
            </w:pPr>
            <w:r>
              <w:rPr>
                <w:rFonts w:ascii="Calibri" w:hAnsi="Calibri" w:eastAsia="Calibri" w:cs="Calibri"/>
              </w:rPr>
              <w:t>8</w:t>
            </w:r>
          </w:p>
        </w:tc>
        <w:tc>
          <w:tcPr>
            <w:tcW w:w="1275" w:type="dxa"/>
            <w:shd w:val="clear" w:color="auto" w:fill="auto"/>
            <w:tcMar>
              <w:top w:w="0" w:type="dxa"/>
              <w:left w:w="0" w:type="dxa"/>
              <w:bottom w:w="0" w:type="dxa"/>
              <w:right w:w="0" w:type="dxa"/>
            </w:tcMar>
            <w:vAlign w:val="bottom"/>
          </w:tcPr>
          <w:p w:rsidR="00BC3597" w:rsidRDefault="004D7D4A" w14:paraId="036B7600" w14:textId="77777777">
            <w:pPr>
              <w:spacing w:line="240" w:lineRule="auto"/>
              <w:ind w:left="100"/>
              <w:rPr>
                <w:rFonts w:ascii="Calibri" w:hAnsi="Calibri" w:eastAsia="Calibri" w:cs="Calibri"/>
              </w:rPr>
            </w:pPr>
            <w:r>
              <w:rPr>
                <w:rFonts w:ascii="Calibri" w:hAnsi="Calibri" w:eastAsia="Calibri" w:cs="Calibri"/>
              </w:rPr>
              <w:t>0.3%</w:t>
            </w:r>
          </w:p>
        </w:tc>
        <w:tc>
          <w:tcPr>
            <w:tcW w:w="630" w:type="dxa"/>
            <w:shd w:val="clear" w:color="auto" w:fill="auto"/>
            <w:tcMar>
              <w:top w:w="0" w:type="dxa"/>
              <w:left w:w="0" w:type="dxa"/>
              <w:bottom w:w="0" w:type="dxa"/>
              <w:right w:w="0" w:type="dxa"/>
            </w:tcMar>
            <w:vAlign w:val="bottom"/>
          </w:tcPr>
          <w:p w:rsidR="00BC3597" w:rsidRDefault="00BC3597" w14:paraId="4C9A9A9E"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BC3597" w14:paraId="622A82B6" w14:textId="77777777">
            <w:pPr>
              <w:spacing w:line="240" w:lineRule="auto"/>
              <w:ind w:left="100"/>
              <w:rPr>
                <w:rFonts w:ascii="Calibri" w:hAnsi="Calibri" w:eastAsia="Calibri" w:cs="Calibri"/>
              </w:rPr>
            </w:pPr>
          </w:p>
        </w:tc>
        <w:tc>
          <w:tcPr>
            <w:tcW w:w="1200" w:type="dxa"/>
            <w:shd w:val="clear" w:color="auto" w:fill="auto"/>
            <w:tcMar>
              <w:top w:w="0" w:type="dxa"/>
              <w:left w:w="0" w:type="dxa"/>
              <w:bottom w:w="0" w:type="dxa"/>
              <w:right w:w="0" w:type="dxa"/>
            </w:tcMar>
            <w:vAlign w:val="bottom"/>
          </w:tcPr>
          <w:p w:rsidR="00BC3597" w:rsidRDefault="00BC3597" w14:paraId="13E55C82" w14:textId="77777777">
            <w:pPr>
              <w:spacing w:line="240" w:lineRule="auto"/>
              <w:ind w:left="100"/>
              <w:rPr>
                <w:rFonts w:ascii="Calibri" w:hAnsi="Calibri" w:eastAsia="Calibri" w:cs="Calibri"/>
              </w:rPr>
            </w:pPr>
          </w:p>
        </w:tc>
      </w:tr>
      <w:tr w:rsidR="00BC3597" w14:paraId="25FEE4D6" w14:textId="77777777">
        <w:tc>
          <w:tcPr>
            <w:tcW w:w="2835" w:type="dxa"/>
            <w:shd w:val="clear" w:color="auto" w:fill="auto"/>
            <w:tcMar>
              <w:top w:w="0" w:type="dxa"/>
              <w:left w:w="0" w:type="dxa"/>
              <w:bottom w:w="0" w:type="dxa"/>
              <w:right w:w="0" w:type="dxa"/>
            </w:tcMar>
            <w:vAlign w:val="bottom"/>
          </w:tcPr>
          <w:p w:rsidR="00BC3597" w:rsidRDefault="004D7D4A" w14:paraId="54771F85" w14:textId="77777777">
            <w:pPr>
              <w:spacing w:line="240" w:lineRule="auto"/>
              <w:ind w:left="100"/>
              <w:rPr>
                <w:rFonts w:ascii="Calibri" w:hAnsi="Calibri" w:eastAsia="Calibri" w:cs="Calibri"/>
                <w:i/>
              </w:rPr>
            </w:pPr>
            <w:proofErr w:type="spellStart"/>
            <w:r>
              <w:rPr>
                <w:rFonts w:ascii="Calibri" w:hAnsi="Calibri" w:eastAsia="Calibri" w:cs="Calibri"/>
                <w:i/>
              </w:rPr>
              <w:t>Acroperus</w:t>
            </w:r>
            <w:proofErr w:type="spellEnd"/>
            <w:r>
              <w:rPr>
                <w:rFonts w:ascii="Calibri" w:hAnsi="Calibri" w:eastAsia="Calibri" w:cs="Calibri"/>
                <w:i/>
              </w:rPr>
              <w:t xml:space="preserve"> </w:t>
            </w:r>
            <w:proofErr w:type="spellStart"/>
            <w:r>
              <w:rPr>
                <w:rFonts w:ascii="Calibri" w:hAnsi="Calibri" w:eastAsia="Calibri" w:cs="Calibri"/>
                <w:i/>
              </w:rPr>
              <w:t>harpae</w:t>
            </w:r>
            <w:proofErr w:type="spellEnd"/>
          </w:p>
        </w:tc>
        <w:tc>
          <w:tcPr>
            <w:tcW w:w="1110" w:type="dxa"/>
            <w:shd w:val="clear" w:color="auto" w:fill="auto"/>
            <w:tcMar>
              <w:top w:w="0" w:type="dxa"/>
              <w:left w:w="0" w:type="dxa"/>
              <w:bottom w:w="0" w:type="dxa"/>
              <w:right w:w="0" w:type="dxa"/>
            </w:tcMar>
            <w:vAlign w:val="bottom"/>
          </w:tcPr>
          <w:p w:rsidR="00BC3597" w:rsidRDefault="004D7D4A" w14:paraId="79010C47" w14:textId="77777777">
            <w:pPr>
              <w:spacing w:line="240" w:lineRule="auto"/>
              <w:ind w:left="100"/>
              <w:rPr>
                <w:rFonts w:ascii="Calibri" w:hAnsi="Calibri" w:eastAsia="Calibri" w:cs="Calibri"/>
              </w:rPr>
            </w:pPr>
            <w:r>
              <w:rPr>
                <w:rFonts w:ascii="Calibri" w:hAnsi="Calibri" w:eastAsia="Calibri" w:cs="Calibri"/>
              </w:rPr>
              <w:t>3</w:t>
            </w:r>
          </w:p>
        </w:tc>
        <w:tc>
          <w:tcPr>
            <w:tcW w:w="1275" w:type="dxa"/>
            <w:shd w:val="clear" w:color="auto" w:fill="auto"/>
            <w:tcMar>
              <w:top w:w="0" w:type="dxa"/>
              <w:left w:w="0" w:type="dxa"/>
              <w:bottom w:w="0" w:type="dxa"/>
              <w:right w:w="0" w:type="dxa"/>
            </w:tcMar>
            <w:vAlign w:val="bottom"/>
          </w:tcPr>
          <w:p w:rsidR="00BC3597" w:rsidRDefault="004D7D4A" w14:paraId="3840ED44" w14:textId="77777777">
            <w:pPr>
              <w:spacing w:line="240" w:lineRule="auto"/>
              <w:ind w:left="100"/>
              <w:rPr>
                <w:rFonts w:ascii="Calibri" w:hAnsi="Calibri" w:eastAsia="Calibri" w:cs="Calibri"/>
              </w:rPr>
            </w:pPr>
            <w:r>
              <w:rPr>
                <w:rFonts w:ascii="Calibri" w:hAnsi="Calibri" w:eastAsia="Calibri" w:cs="Calibri"/>
              </w:rPr>
              <w:t>0.1%</w:t>
            </w:r>
          </w:p>
        </w:tc>
        <w:tc>
          <w:tcPr>
            <w:tcW w:w="630" w:type="dxa"/>
            <w:shd w:val="clear" w:color="auto" w:fill="auto"/>
            <w:tcMar>
              <w:top w:w="0" w:type="dxa"/>
              <w:left w:w="0" w:type="dxa"/>
              <w:bottom w:w="0" w:type="dxa"/>
              <w:right w:w="0" w:type="dxa"/>
            </w:tcMar>
            <w:vAlign w:val="bottom"/>
          </w:tcPr>
          <w:p w:rsidR="00BC3597" w:rsidRDefault="00BC3597" w14:paraId="2DDB0BB7"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BC3597" w14:paraId="475D464B" w14:textId="77777777">
            <w:pPr>
              <w:spacing w:line="240" w:lineRule="auto"/>
              <w:ind w:left="100"/>
              <w:rPr>
                <w:rFonts w:ascii="Calibri" w:hAnsi="Calibri" w:eastAsia="Calibri" w:cs="Calibri"/>
              </w:rPr>
            </w:pPr>
          </w:p>
        </w:tc>
        <w:tc>
          <w:tcPr>
            <w:tcW w:w="1200" w:type="dxa"/>
            <w:shd w:val="clear" w:color="auto" w:fill="auto"/>
            <w:tcMar>
              <w:top w:w="0" w:type="dxa"/>
              <w:left w:w="0" w:type="dxa"/>
              <w:bottom w:w="0" w:type="dxa"/>
              <w:right w:w="0" w:type="dxa"/>
            </w:tcMar>
            <w:vAlign w:val="bottom"/>
          </w:tcPr>
          <w:p w:rsidR="00BC3597" w:rsidRDefault="00BC3597" w14:paraId="605E8AC7" w14:textId="77777777">
            <w:pPr>
              <w:spacing w:line="240" w:lineRule="auto"/>
              <w:ind w:left="100"/>
              <w:rPr>
                <w:rFonts w:ascii="Calibri" w:hAnsi="Calibri" w:eastAsia="Calibri" w:cs="Calibri"/>
              </w:rPr>
            </w:pPr>
          </w:p>
        </w:tc>
      </w:tr>
      <w:tr w:rsidR="00BC3597" w14:paraId="74013FE4" w14:textId="77777777">
        <w:tc>
          <w:tcPr>
            <w:tcW w:w="2835" w:type="dxa"/>
            <w:shd w:val="clear" w:color="auto" w:fill="auto"/>
            <w:tcMar>
              <w:top w:w="0" w:type="dxa"/>
              <w:left w:w="0" w:type="dxa"/>
              <w:bottom w:w="0" w:type="dxa"/>
              <w:right w:w="0" w:type="dxa"/>
            </w:tcMar>
            <w:vAlign w:val="bottom"/>
          </w:tcPr>
          <w:p w:rsidR="00BC3597" w:rsidRDefault="004D7D4A" w14:paraId="3E9DB8D7" w14:textId="77777777">
            <w:pPr>
              <w:spacing w:line="240" w:lineRule="auto"/>
              <w:ind w:left="100"/>
              <w:rPr>
                <w:rFonts w:ascii="Calibri" w:hAnsi="Calibri" w:eastAsia="Calibri" w:cs="Calibri"/>
                <w:i/>
              </w:rPr>
            </w:pPr>
            <w:r>
              <w:rPr>
                <w:rFonts w:ascii="Calibri" w:hAnsi="Calibri" w:eastAsia="Calibri" w:cs="Calibri"/>
                <w:i/>
              </w:rPr>
              <w:t xml:space="preserve">Polyphemus </w:t>
            </w:r>
            <w:proofErr w:type="spellStart"/>
            <w:r>
              <w:rPr>
                <w:rFonts w:ascii="Calibri" w:hAnsi="Calibri" w:eastAsia="Calibri" w:cs="Calibri"/>
                <w:i/>
              </w:rPr>
              <w:t>pediculus</w:t>
            </w:r>
            <w:proofErr w:type="spellEnd"/>
          </w:p>
        </w:tc>
        <w:tc>
          <w:tcPr>
            <w:tcW w:w="1110" w:type="dxa"/>
            <w:shd w:val="clear" w:color="auto" w:fill="auto"/>
            <w:tcMar>
              <w:top w:w="0" w:type="dxa"/>
              <w:left w:w="0" w:type="dxa"/>
              <w:bottom w:w="0" w:type="dxa"/>
              <w:right w:w="0" w:type="dxa"/>
            </w:tcMar>
            <w:vAlign w:val="bottom"/>
          </w:tcPr>
          <w:p w:rsidR="00BC3597" w:rsidRDefault="004D7D4A" w14:paraId="43C8D471" w14:textId="77777777">
            <w:pPr>
              <w:spacing w:line="240" w:lineRule="auto"/>
              <w:ind w:left="100"/>
              <w:rPr>
                <w:rFonts w:ascii="Calibri" w:hAnsi="Calibri" w:eastAsia="Calibri" w:cs="Calibri"/>
              </w:rPr>
            </w:pPr>
            <w:r>
              <w:rPr>
                <w:rFonts w:ascii="Calibri" w:hAnsi="Calibri" w:eastAsia="Calibri" w:cs="Calibri"/>
              </w:rPr>
              <w:t>2</w:t>
            </w:r>
          </w:p>
        </w:tc>
        <w:tc>
          <w:tcPr>
            <w:tcW w:w="1275" w:type="dxa"/>
            <w:shd w:val="clear" w:color="auto" w:fill="auto"/>
            <w:tcMar>
              <w:top w:w="0" w:type="dxa"/>
              <w:left w:w="0" w:type="dxa"/>
              <w:bottom w:w="0" w:type="dxa"/>
              <w:right w:w="0" w:type="dxa"/>
            </w:tcMar>
            <w:vAlign w:val="bottom"/>
          </w:tcPr>
          <w:p w:rsidR="00BC3597" w:rsidRDefault="004D7D4A" w14:paraId="0A8ABFB5" w14:textId="77777777">
            <w:pPr>
              <w:spacing w:line="240" w:lineRule="auto"/>
              <w:ind w:left="100"/>
              <w:rPr>
                <w:rFonts w:ascii="Calibri" w:hAnsi="Calibri" w:eastAsia="Calibri" w:cs="Calibri"/>
              </w:rPr>
            </w:pPr>
            <w:r>
              <w:rPr>
                <w:rFonts w:ascii="Calibri" w:hAnsi="Calibri" w:eastAsia="Calibri" w:cs="Calibri"/>
              </w:rPr>
              <w:t>0.1%</w:t>
            </w:r>
          </w:p>
        </w:tc>
        <w:tc>
          <w:tcPr>
            <w:tcW w:w="630" w:type="dxa"/>
            <w:shd w:val="clear" w:color="auto" w:fill="auto"/>
            <w:tcMar>
              <w:top w:w="0" w:type="dxa"/>
              <w:left w:w="0" w:type="dxa"/>
              <w:bottom w:w="0" w:type="dxa"/>
              <w:right w:w="0" w:type="dxa"/>
            </w:tcMar>
            <w:vAlign w:val="bottom"/>
          </w:tcPr>
          <w:p w:rsidR="00BC3597" w:rsidRDefault="00BC3597" w14:paraId="07E92F44" w14:textId="77777777">
            <w:pPr>
              <w:spacing w:line="240" w:lineRule="auto"/>
              <w:ind w:left="100"/>
              <w:rPr>
                <w:rFonts w:ascii="Calibri" w:hAnsi="Calibri" w:eastAsia="Calibri" w:cs="Calibri"/>
              </w:rPr>
            </w:pPr>
          </w:p>
        </w:tc>
        <w:tc>
          <w:tcPr>
            <w:tcW w:w="1110" w:type="dxa"/>
            <w:shd w:val="clear" w:color="auto" w:fill="auto"/>
            <w:tcMar>
              <w:top w:w="0" w:type="dxa"/>
              <w:left w:w="0" w:type="dxa"/>
              <w:bottom w:w="0" w:type="dxa"/>
              <w:right w:w="0" w:type="dxa"/>
            </w:tcMar>
            <w:vAlign w:val="bottom"/>
          </w:tcPr>
          <w:p w:rsidR="00BC3597" w:rsidRDefault="00BC3597" w14:paraId="17C6F323" w14:textId="77777777">
            <w:pPr>
              <w:spacing w:line="240" w:lineRule="auto"/>
              <w:ind w:left="100"/>
              <w:rPr>
                <w:rFonts w:ascii="Calibri" w:hAnsi="Calibri" w:eastAsia="Calibri" w:cs="Calibri"/>
              </w:rPr>
            </w:pPr>
          </w:p>
        </w:tc>
        <w:tc>
          <w:tcPr>
            <w:tcW w:w="1200" w:type="dxa"/>
            <w:shd w:val="clear" w:color="auto" w:fill="auto"/>
            <w:tcMar>
              <w:top w:w="0" w:type="dxa"/>
              <w:left w:w="0" w:type="dxa"/>
              <w:bottom w:w="0" w:type="dxa"/>
              <w:right w:w="0" w:type="dxa"/>
            </w:tcMar>
            <w:vAlign w:val="bottom"/>
          </w:tcPr>
          <w:p w:rsidR="00BC3597" w:rsidRDefault="00BC3597" w14:paraId="466A385E" w14:textId="77777777">
            <w:pPr>
              <w:spacing w:line="240" w:lineRule="auto"/>
              <w:ind w:left="100"/>
              <w:rPr>
                <w:rFonts w:ascii="Calibri" w:hAnsi="Calibri" w:eastAsia="Calibri" w:cs="Calibri"/>
              </w:rPr>
            </w:pPr>
          </w:p>
        </w:tc>
      </w:tr>
      <w:tr w:rsidR="00BC3597" w:rsidTr="00B24888" w14:paraId="36DEE1DA" w14:textId="77777777">
        <w:tc>
          <w:tcPr>
            <w:tcW w:w="2835" w:type="dxa"/>
            <w:tcBorders>
              <w:top w:val="single" w:color="000000" w:sz="8" w:space="0"/>
              <w:bottom w:val="single" w:color="auto" w:sz="4" w:space="0"/>
            </w:tcBorders>
            <w:shd w:val="clear" w:color="auto" w:fill="auto"/>
            <w:tcMar>
              <w:top w:w="0" w:type="dxa"/>
              <w:left w:w="0" w:type="dxa"/>
              <w:bottom w:w="0" w:type="dxa"/>
              <w:right w:w="0" w:type="dxa"/>
            </w:tcMar>
            <w:vAlign w:val="bottom"/>
          </w:tcPr>
          <w:p w:rsidRPr="00B24888" w:rsidR="00BC3597" w:rsidRDefault="004D7D4A" w14:paraId="6EFD148C" w14:textId="77777777">
            <w:pPr>
              <w:spacing w:line="240" w:lineRule="auto"/>
              <w:ind w:left="100"/>
              <w:rPr>
                <w:rFonts w:ascii="Calibri" w:hAnsi="Calibri" w:eastAsia="Calibri" w:cs="Calibri"/>
              </w:rPr>
            </w:pPr>
            <w:r w:rsidRPr="00B24888">
              <w:rPr>
                <w:rFonts w:ascii="Calibri" w:hAnsi="Calibri" w:eastAsia="Calibri" w:cs="Calibri"/>
              </w:rPr>
              <w:t>Total</w:t>
            </w:r>
          </w:p>
        </w:tc>
        <w:tc>
          <w:tcPr>
            <w:tcW w:w="1110" w:type="dxa"/>
            <w:tcBorders>
              <w:top w:val="single" w:color="000000" w:sz="8" w:space="0"/>
              <w:bottom w:val="single" w:color="auto" w:sz="4" w:space="0"/>
            </w:tcBorders>
            <w:shd w:val="clear" w:color="auto" w:fill="auto"/>
            <w:tcMar>
              <w:top w:w="0" w:type="dxa"/>
              <w:left w:w="0" w:type="dxa"/>
              <w:bottom w:w="0" w:type="dxa"/>
              <w:right w:w="0" w:type="dxa"/>
            </w:tcMar>
            <w:vAlign w:val="bottom"/>
          </w:tcPr>
          <w:p w:rsidRPr="00B24888" w:rsidR="00BC3597" w:rsidRDefault="004D7D4A" w14:paraId="7E0A2F79" w14:textId="77777777">
            <w:pPr>
              <w:spacing w:line="240" w:lineRule="auto"/>
              <w:ind w:left="100"/>
              <w:rPr>
                <w:rFonts w:ascii="Calibri" w:hAnsi="Calibri" w:eastAsia="Calibri" w:cs="Calibri"/>
              </w:rPr>
            </w:pPr>
            <w:r w:rsidRPr="00B24888">
              <w:rPr>
                <w:rFonts w:ascii="Calibri" w:hAnsi="Calibri" w:eastAsia="Calibri" w:cs="Calibri"/>
              </w:rPr>
              <w:t>2381</w:t>
            </w:r>
          </w:p>
        </w:tc>
        <w:tc>
          <w:tcPr>
            <w:tcW w:w="1275" w:type="dxa"/>
            <w:tcBorders>
              <w:top w:val="single" w:color="000000" w:sz="8" w:space="0"/>
              <w:bottom w:val="single" w:color="auto" w:sz="4" w:space="0"/>
            </w:tcBorders>
            <w:shd w:val="clear" w:color="auto" w:fill="auto"/>
            <w:tcMar>
              <w:top w:w="0" w:type="dxa"/>
              <w:left w:w="0" w:type="dxa"/>
              <w:bottom w:w="0" w:type="dxa"/>
              <w:right w:w="0" w:type="dxa"/>
            </w:tcMar>
            <w:vAlign w:val="bottom"/>
          </w:tcPr>
          <w:p w:rsidRPr="00B24888" w:rsidR="00BC3597" w:rsidRDefault="004D7D4A" w14:paraId="67CC3575" w14:textId="77777777">
            <w:pPr>
              <w:spacing w:line="240" w:lineRule="auto"/>
              <w:ind w:left="100"/>
              <w:rPr>
                <w:rFonts w:ascii="Calibri" w:hAnsi="Calibri" w:eastAsia="Calibri" w:cs="Calibri"/>
              </w:rPr>
            </w:pPr>
            <w:r w:rsidRPr="00B24888">
              <w:rPr>
                <w:rFonts w:ascii="Calibri" w:hAnsi="Calibri" w:eastAsia="Calibri" w:cs="Calibri"/>
              </w:rPr>
              <w:t>99.8%</w:t>
            </w:r>
          </w:p>
        </w:tc>
        <w:tc>
          <w:tcPr>
            <w:tcW w:w="630" w:type="dxa"/>
            <w:tcBorders>
              <w:bottom w:val="single" w:color="auto" w:sz="4" w:space="0"/>
            </w:tcBorders>
            <w:shd w:val="clear" w:color="auto" w:fill="auto"/>
            <w:tcMar>
              <w:top w:w="0" w:type="dxa"/>
              <w:left w:w="0" w:type="dxa"/>
              <w:bottom w:w="0" w:type="dxa"/>
              <w:right w:w="0" w:type="dxa"/>
            </w:tcMar>
            <w:vAlign w:val="bottom"/>
          </w:tcPr>
          <w:p w:rsidRPr="00B24888" w:rsidR="00BC3597" w:rsidRDefault="00BC3597" w14:paraId="202BB720" w14:textId="77777777">
            <w:pPr>
              <w:spacing w:line="240" w:lineRule="auto"/>
              <w:ind w:left="100"/>
              <w:rPr>
                <w:rFonts w:ascii="Calibri" w:hAnsi="Calibri" w:eastAsia="Calibri" w:cs="Calibri"/>
              </w:rPr>
            </w:pPr>
          </w:p>
        </w:tc>
        <w:tc>
          <w:tcPr>
            <w:tcW w:w="1110" w:type="dxa"/>
            <w:tcBorders>
              <w:top w:val="single" w:color="000000" w:sz="8" w:space="0"/>
              <w:bottom w:val="single" w:color="auto" w:sz="4" w:space="0"/>
            </w:tcBorders>
            <w:shd w:val="clear" w:color="auto" w:fill="auto"/>
            <w:tcMar>
              <w:top w:w="0" w:type="dxa"/>
              <w:left w:w="0" w:type="dxa"/>
              <w:bottom w:w="0" w:type="dxa"/>
              <w:right w:w="0" w:type="dxa"/>
            </w:tcMar>
            <w:vAlign w:val="bottom"/>
          </w:tcPr>
          <w:p w:rsidRPr="00B24888" w:rsidR="00BC3597" w:rsidRDefault="004D7D4A" w14:paraId="481D1680" w14:textId="77777777">
            <w:pPr>
              <w:spacing w:line="240" w:lineRule="auto"/>
              <w:ind w:left="100"/>
              <w:rPr>
                <w:rFonts w:ascii="Calibri" w:hAnsi="Calibri" w:eastAsia="Calibri" w:cs="Calibri"/>
              </w:rPr>
            </w:pPr>
            <w:r w:rsidRPr="00B24888">
              <w:rPr>
                <w:rFonts w:ascii="Calibri" w:hAnsi="Calibri" w:eastAsia="Calibri" w:cs="Calibri"/>
              </w:rPr>
              <w:t>20229</w:t>
            </w:r>
          </w:p>
        </w:tc>
        <w:tc>
          <w:tcPr>
            <w:tcW w:w="1200" w:type="dxa"/>
            <w:tcBorders>
              <w:top w:val="single" w:color="000000" w:sz="8" w:space="0"/>
              <w:bottom w:val="single" w:color="auto" w:sz="4" w:space="0"/>
            </w:tcBorders>
            <w:shd w:val="clear" w:color="auto" w:fill="auto"/>
            <w:tcMar>
              <w:top w:w="0" w:type="dxa"/>
              <w:left w:w="0" w:type="dxa"/>
              <w:bottom w:w="0" w:type="dxa"/>
              <w:right w:w="0" w:type="dxa"/>
            </w:tcMar>
            <w:vAlign w:val="bottom"/>
          </w:tcPr>
          <w:p w:rsidRPr="00B24888" w:rsidR="00BC3597" w:rsidRDefault="004D7D4A" w14:paraId="1EF4F81B" w14:textId="77777777">
            <w:pPr>
              <w:spacing w:line="240" w:lineRule="auto"/>
              <w:ind w:left="100"/>
              <w:rPr>
                <w:rFonts w:ascii="Calibri" w:hAnsi="Calibri" w:eastAsia="Calibri" w:cs="Calibri"/>
              </w:rPr>
            </w:pPr>
            <w:r w:rsidRPr="00B24888">
              <w:rPr>
                <w:rFonts w:ascii="Calibri" w:hAnsi="Calibri" w:eastAsia="Calibri" w:cs="Calibri"/>
              </w:rPr>
              <w:t>99.6%</w:t>
            </w:r>
          </w:p>
        </w:tc>
      </w:tr>
    </w:tbl>
    <w:p w:rsidR="00BC3597" w:rsidP="001D5F8C" w:rsidRDefault="00BC3597" w14:paraId="1F8B2AF5" w14:textId="77777777">
      <w:pPr>
        <w:spacing w:line="480" w:lineRule="auto"/>
      </w:pPr>
    </w:p>
    <w:p w:rsidRPr="00D750AD" w:rsidR="00BC3597" w:rsidP="001D5F8C" w:rsidRDefault="00041B82" w14:paraId="38FBCCC6" w14:textId="77777777">
      <w:pPr>
        <w:spacing w:line="480" w:lineRule="auto"/>
      </w:pPr>
      <w:proofErr w:type="spellStart"/>
      <w:r w:rsidRPr="00D750AD">
        <w:rPr>
          <w:rFonts w:eastAsia="Calibri"/>
          <w:vertAlign w:val="superscript"/>
        </w:rPr>
        <w:t>a</w:t>
      </w:r>
      <w:proofErr w:type="spellEnd"/>
      <w:r w:rsidRPr="00D750AD">
        <w:rPr>
          <w:rFonts w:eastAsia="Calibri"/>
          <w:vertAlign w:val="superscript"/>
        </w:rPr>
        <w:t xml:space="preserve"> </w:t>
      </w:r>
      <w:r w:rsidRPr="00D750AD">
        <w:rPr>
          <w:rFonts w:eastAsia="Calibri"/>
        </w:rPr>
        <w:t>Originally noted "</w:t>
      </w:r>
      <w:proofErr w:type="spellStart"/>
      <w:r w:rsidRPr="00D750AD">
        <w:rPr>
          <w:rFonts w:eastAsia="Calibri"/>
          <w:i/>
        </w:rPr>
        <w:t>Diaptomus</w:t>
      </w:r>
      <w:proofErr w:type="spellEnd"/>
      <w:r w:rsidRPr="00D750AD">
        <w:rPr>
          <w:rFonts w:eastAsia="Calibri"/>
          <w:i/>
        </w:rPr>
        <w:t xml:space="preserve"> </w:t>
      </w:r>
      <w:r w:rsidRPr="00D750AD">
        <w:rPr>
          <w:rFonts w:eastAsia="Calibri"/>
        </w:rPr>
        <w:t>sp. - immature"</w:t>
      </w:r>
    </w:p>
    <w:p w:rsidRPr="00D750AD" w:rsidR="00BC3597" w:rsidP="001D5F8C" w:rsidRDefault="00041B82" w14:paraId="2EEBA49E" w14:textId="77777777">
      <w:pPr>
        <w:spacing w:line="480" w:lineRule="auto"/>
        <w:rPr>
          <w:rFonts w:eastAsia="Calibri"/>
        </w:rPr>
      </w:pPr>
      <w:r w:rsidRPr="00D750AD">
        <w:rPr>
          <w:rFonts w:eastAsia="Calibri"/>
          <w:vertAlign w:val="superscript"/>
        </w:rPr>
        <w:t xml:space="preserve">b </w:t>
      </w:r>
      <w:r w:rsidRPr="00D750AD">
        <w:rPr>
          <w:rFonts w:eastAsia="Calibri"/>
        </w:rPr>
        <w:t xml:space="preserve">Originally noted "Unidentified </w:t>
      </w:r>
      <w:proofErr w:type="spellStart"/>
      <w:r w:rsidRPr="00D750AD">
        <w:rPr>
          <w:rFonts w:eastAsia="Calibri"/>
        </w:rPr>
        <w:t>Cyclopoida</w:t>
      </w:r>
      <w:proofErr w:type="spellEnd"/>
      <w:r w:rsidRPr="00D750AD">
        <w:rPr>
          <w:rFonts w:eastAsia="Calibri"/>
        </w:rPr>
        <w:t xml:space="preserve"> </w:t>
      </w:r>
      <w:proofErr w:type="spellStart"/>
      <w:r w:rsidRPr="00D750AD">
        <w:rPr>
          <w:rFonts w:eastAsia="Calibri"/>
        </w:rPr>
        <w:t>Copepoda</w:t>
      </w:r>
      <w:proofErr w:type="spellEnd"/>
      <w:r w:rsidRPr="00D750AD">
        <w:rPr>
          <w:rFonts w:eastAsia="Calibri"/>
        </w:rPr>
        <w:t xml:space="preserve"> - immature"</w:t>
      </w:r>
    </w:p>
    <w:p w:rsidRPr="00D750AD" w:rsidR="00041B82" w:rsidP="001D5F8C" w:rsidRDefault="00041B82" w14:paraId="21170F53" w14:textId="77777777">
      <w:pPr>
        <w:spacing w:line="480" w:lineRule="auto"/>
        <w:rPr>
          <w:rFonts w:eastAsia="Calibri"/>
        </w:rPr>
      </w:pPr>
      <w:r w:rsidRPr="00D750AD">
        <w:rPr>
          <w:rFonts w:eastAsia="Calibri"/>
          <w:vertAlign w:val="superscript"/>
        </w:rPr>
        <w:t xml:space="preserve">c </w:t>
      </w:r>
      <w:r w:rsidRPr="00D750AD">
        <w:rPr>
          <w:rFonts w:eastAsia="Calibri"/>
        </w:rPr>
        <w:t xml:space="preserve"> Taxonomic change, originally noted "</w:t>
      </w:r>
      <w:r w:rsidRPr="00D750AD">
        <w:rPr>
          <w:rFonts w:eastAsia="Calibri"/>
          <w:i/>
        </w:rPr>
        <w:t xml:space="preserve">Cyclops </w:t>
      </w:r>
      <w:proofErr w:type="spellStart"/>
      <w:r w:rsidRPr="00D750AD">
        <w:rPr>
          <w:rFonts w:eastAsia="Calibri"/>
          <w:i/>
        </w:rPr>
        <w:t>bicuspidatus</w:t>
      </w:r>
      <w:proofErr w:type="spellEnd"/>
      <w:r w:rsidRPr="00D750AD">
        <w:rPr>
          <w:rFonts w:eastAsia="Calibri"/>
          <w:i/>
        </w:rPr>
        <w:t xml:space="preserve"> </w:t>
      </w:r>
      <w:proofErr w:type="spellStart"/>
      <w:r w:rsidRPr="00D750AD">
        <w:rPr>
          <w:rFonts w:eastAsia="Calibri"/>
          <w:i/>
        </w:rPr>
        <w:t>thomasi</w:t>
      </w:r>
      <w:proofErr w:type="spellEnd"/>
      <w:r w:rsidRPr="00D750AD">
        <w:rPr>
          <w:rFonts w:eastAsia="Calibri"/>
        </w:rPr>
        <w:t>"</w:t>
      </w:r>
    </w:p>
    <w:p w:rsidRPr="00D750AD" w:rsidR="00041B82" w:rsidP="001D5F8C" w:rsidRDefault="00041B82" w14:paraId="0CB3B966" w14:textId="77777777">
      <w:pPr>
        <w:spacing w:line="480" w:lineRule="auto"/>
      </w:pPr>
      <w:r w:rsidRPr="00D750AD">
        <w:rPr>
          <w:rFonts w:eastAsia="Calibri"/>
          <w:vertAlign w:val="superscript"/>
        </w:rPr>
        <w:t>d</w:t>
      </w:r>
      <w:r w:rsidRPr="00D750AD">
        <w:rPr>
          <w:rFonts w:eastAsia="Calibri"/>
        </w:rPr>
        <w:t xml:space="preserve"> Taxonomic change, originally noted "</w:t>
      </w:r>
      <w:proofErr w:type="spellStart"/>
      <w:r w:rsidRPr="00D750AD">
        <w:rPr>
          <w:rFonts w:eastAsia="Calibri"/>
          <w:i/>
        </w:rPr>
        <w:t>Diaptomus</w:t>
      </w:r>
      <w:proofErr w:type="spellEnd"/>
      <w:r w:rsidRPr="00D750AD">
        <w:rPr>
          <w:rFonts w:eastAsia="Calibri"/>
          <w:i/>
        </w:rPr>
        <w:t xml:space="preserve"> </w:t>
      </w:r>
      <w:proofErr w:type="spellStart"/>
      <w:r w:rsidRPr="00D750AD">
        <w:rPr>
          <w:rFonts w:eastAsia="Calibri"/>
          <w:i/>
        </w:rPr>
        <w:t>sicilis</w:t>
      </w:r>
      <w:proofErr w:type="spellEnd"/>
      <w:r w:rsidRPr="00D750AD">
        <w:rPr>
          <w:rFonts w:eastAsia="Calibri"/>
        </w:rPr>
        <w:t>", "</w:t>
      </w:r>
      <w:proofErr w:type="spellStart"/>
      <w:r w:rsidRPr="00D750AD">
        <w:rPr>
          <w:rFonts w:eastAsia="Calibri"/>
          <w:i/>
        </w:rPr>
        <w:t>Diaptomus</w:t>
      </w:r>
      <w:proofErr w:type="spellEnd"/>
      <w:r w:rsidRPr="00D750AD">
        <w:rPr>
          <w:rFonts w:eastAsia="Calibri"/>
          <w:i/>
        </w:rPr>
        <w:t xml:space="preserve"> </w:t>
      </w:r>
      <w:proofErr w:type="spellStart"/>
      <w:r w:rsidRPr="00D750AD">
        <w:rPr>
          <w:rFonts w:eastAsia="Calibri"/>
          <w:i/>
        </w:rPr>
        <w:t>ashlandi</w:t>
      </w:r>
      <w:proofErr w:type="spellEnd"/>
      <w:r w:rsidRPr="00D750AD">
        <w:rPr>
          <w:rFonts w:eastAsia="Calibri"/>
        </w:rPr>
        <w:t>"</w:t>
      </w:r>
    </w:p>
    <w:p w:rsidR="00BC3597" w:rsidRDefault="004D7D4A" w14:paraId="65DC3427" w14:textId="77777777">
      <w:r>
        <w:rPr>
          <w:noProof/>
          <w:lang w:val="en-US"/>
        </w:rPr>
        <w:lastRenderedPageBreak/>
        <w:drawing>
          <wp:inline distT="114300" distB="114300" distL="114300" distR="114300" wp14:anchorId="7A19AD27" wp14:editId="4614987E">
            <wp:extent cx="5943600" cy="4203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4203700"/>
                    </a:xfrm>
                    <a:prstGeom prst="rect">
                      <a:avLst/>
                    </a:prstGeom>
                    <a:ln/>
                  </pic:spPr>
                </pic:pic>
              </a:graphicData>
            </a:graphic>
          </wp:inline>
        </w:drawing>
      </w:r>
    </w:p>
    <w:p w:rsidR="00BC3597" w:rsidP="00B24888" w:rsidRDefault="004D7D4A" w14:paraId="4BC99B8D" w14:textId="77777777">
      <w:pPr>
        <w:spacing w:line="480" w:lineRule="auto"/>
      </w:pPr>
      <w:bookmarkStart w:name="_nydrmxvz6ynl" w:colFirst="0" w:colLast="0" w:id="20"/>
      <w:bookmarkEnd w:id="20"/>
      <w:r>
        <w:t>Fig. 1: Larval fish and zooplankton sampling locations in the Apostle Islands region of Lake Superior. Samples were collected between 14 May and 25 July 2018.</w:t>
      </w:r>
    </w:p>
    <w:p w:rsidR="00BC3597" w:rsidRDefault="004D7D4A" w14:paraId="106152D5" w14:textId="77777777">
      <w:r>
        <w:br w:type="page"/>
      </w:r>
    </w:p>
    <w:p w:rsidR="00BC3597" w:rsidRDefault="004D7D4A" w14:paraId="00B36A5B" w14:textId="77777777">
      <w:r>
        <w:lastRenderedPageBreak/>
        <w:br/>
      </w:r>
      <w:r>
        <w:rPr>
          <w:noProof/>
          <w:lang w:val="en-US"/>
        </w:rPr>
        <w:drawing>
          <wp:inline distT="114300" distB="114300" distL="114300" distR="114300" wp14:anchorId="1F2B0632" wp14:editId="50997FA2">
            <wp:extent cx="5943600" cy="3302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3302000"/>
                    </a:xfrm>
                    <a:prstGeom prst="rect">
                      <a:avLst/>
                    </a:prstGeom>
                    <a:ln/>
                  </pic:spPr>
                </pic:pic>
              </a:graphicData>
            </a:graphic>
          </wp:inline>
        </w:drawing>
      </w:r>
    </w:p>
    <w:p w:rsidR="00BC3597" w:rsidRDefault="00BC3597" w14:paraId="7E03E8A4" w14:textId="77777777"/>
    <w:p w:rsidR="00BC3597" w:rsidP="00B24888" w:rsidRDefault="004D7D4A" w14:paraId="7700D5A2" w14:textId="77777777">
      <w:pPr>
        <w:spacing w:line="480" w:lineRule="auto"/>
      </w:pPr>
      <w:bookmarkStart w:name="_7mcyacxe2oq4" w:colFirst="0" w:colLast="0" w:id="21"/>
      <w:bookmarkEnd w:id="21"/>
      <w:commentRangeStart w:id="999985408"/>
      <w:r w:rsidR="004D7D4A">
        <w:rPr/>
        <w:t>Fig. 2</w:t>
      </w:r>
      <w:commentRangeEnd w:id="999985408"/>
      <w:r>
        <w:rPr>
          <w:rStyle w:val="CommentReference"/>
        </w:rPr>
        <w:commentReference w:id="999985408"/>
      </w:r>
      <w:r w:rsidR="004D7D4A">
        <w:rPr/>
        <w:t xml:space="preserve">. Mean density and biomass, and their proportions, of zooplankton taxa captured in surface tows between 14 May (Week 20) and 23 July (Week 30) 2018 in the Apostle Islands region of Lake Superior. BY = </w:t>
      </w:r>
      <w:proofErr w:type="spellStart"/>
      <w:r w:rsidRPr="63B89E4B" w:rsidR="004D7D4A">
        <w:rPr>
          <w:i w:val="1"/>
          <w:iCs w:val="1"/>
        </w:rPr>
        <w:t>Bythotrephes</w:t>
      </w:r>
      <w:proofErr w:type="spellEnd"/>
      <w:r w:rsidRPr="63B89E4B" w:rsidR="004D7D4A">
        <w:rPr>
          <w:i w:val="1"/>
          <w:iCs w:val="1"/>
        </w:rPr>
        <w:t xml:space="preserve"> </w:t>
      </w:r>
      <w:proofErr w:type="spellStart"/>
      <w:r w:rsidRPr="63B89E4B" w:rsidR="004D7D4A">
        <w:rPr>
          <w:i w:val="1"/>
          <w:iCs w:val="1"/>
        </w:rPr>
        <w:t>longimanus</w:t>
      </w:r>
      <w:proofErr w:type="spellEnd"/>
      <w:r w:rsidR="004D7D4A">
        <w:rPr/>
        <w:t xml:space="preserve">, CA = </w:t>
      </w:r>
      <w:proofErr w:type="spellStart"/>
      <w:r w:rsidR="004D7D4A">
        <w:rPr/>
        <w:t>Calanoida</w:t>
      </w:r>
      <w:proofErr w:type="spellEnd"/>
      <w:r w:rsidR="004D7D4A">
        <w:rPr/>
        <w:t xml:space="preserve"> , CA* = </w:t>
      </w:r>
      <w:r w:rsidR="004D7D4A">
        <w:rPr/>
        <w:t>Calanoid</w:t>
      </w:r>
      <w:r w:rsidR="004D7D4A">
        <w:rPr/>
        <w:t xml:space="preserve"> </w:t>
      </w:r>
      <w:r w:rsidR="004D7D4A">
        <w:rPr/>
        <w:t>Copepodites</w:t>
      </w:r>
      <w:r w:rsidR="004D7D4A">
        <w:rPr/>
        <w:t xml:space="preserve">, CY = </w:t>
      </w:r>
      <w:proofErr w:type="spellStart"/>
      <w:r w:rsidR="004D7D4A">
        <w:rPr/>
        <w:t>Cyclopoida</w:t>
      </w:r>
      <w:proofErr w:type="spellEnd"/>
      <w:r w:rsidR="004D7D4A">
        <w:rPr/>
        <w:t xml:space="preserve">, CY* = Cyclopoid </w:t>
      </w:r>
      <w:r w:rsidR="004D7D4A">
        <w:rPr/>
        <w:t>Copepodites</w:t>
      </w:r>
      <w:r w:rsidR="004D7D4A">
        <w:rPr/>
        <w:t xml:space="preserve">, DA = </w:t>
      </w:r>
      <w:r w:rsidRPr="63B89E4B" w:rsidR="004D7D4A">
        <w:rPr>
          <w:i w:val="1"/>
          <w:iCs w:val="1"/>
        </w:rPr>
        <w:t>Daphnia</w:t>
      </w:r>
      <w:r w:rsidR="004D7D4A">
        <w:rPr/>
        <w:t>,</w:t>
      </w:r>
      <w:r w:rsidRPr="63B89E4B" w:rsidR="004D7D4A">
        <w:rPr>
          <w:i w:val="1"/>
          <w:iCs w:val="1"/>
        </w:rPr>
        <w:t xml:space="preserve"> </w:t>
      </w:r>
      <w:r w:rsidR="004D7D4A">
        <w:rPr/>
        <w:t xml:space="preserve">NA = </w:t>
      </w:r>
      <w:r w:rsidR="004D7D4A">
        <w:rPr/>
        <w:t>nauplii</w:t>
      </w:r>
      <w:r w:rsidR="004D7D4A">
        <w:rPr/>
        <w:t xml:space="preserve">, and OC = Other </w:t>
      </w:r>
      <w:proofErr w:type="spellStart"/>
      <w:r w:rsidR="004D7D4A">
        <w:rPr/>
        <w:t>Cladocerans</w:t>
      </w:r>
      <w:proofErr w:type="spellEnd"/>
      <w:r w:rsidR="004D7D4A">
        <w:rPr/>
        <w:t xml:space="preserve">. </w:t>
      </w:r>
    </w:p>
    <w:p w:rsidR="00BC3597" w:rsidP="00B24888" w:rsidRDefault="004D7D4A" w14:paraId="7610AF8B" w14:textId="77777777">
      <w:pPr>
        <w:spacing w:line="480" w:lineRule="auto"/>
      </w:pPr>
      <w:r>
        <w:br w:type="page"/>
      </w:r>
    </w:p>
    <w:p w:rsidR="00BC3597" w:rsidRDefault="004D7D4A" w14:paraId="792B65E6" w14:textId="77777777">
      <w:pPr>
        <w:jc w:val="center"/>
      </w:pPr>
      <w:r>
        <w:rPr>
          <w:noProof/>
          <w:lang w:val="en-US"/>
        </w:rPr>
        <w:lastRenderedPageBreak/>
        <w:drawing>
          <wp:inline distT="114300" distB="114300" distL="114300" distR="114300" wp14:anchorId="2BC25108" wp14:editId="58AB57F4">
            <wp:extent cx="5627370" cy="70342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627370" cy="7034213"/>
                    </a:xfrm>
                    <a:prstGeom prst="rect">
                      <a:avLst/>
                    </a:prstGeom>
                    <a:ln/>
                  </pic:spPr>
                </pic:pic>
              </a:graphicData>
            </a:graphic>
          </wp:inline>
        </w:drawing>
      </w:r>
    </w:p>
    <w:p w:rsidR="00BC3597" w:rsidRDefault="00BC3597" w14:paraId="10F112E2" w14:textId="77777777"/>
    <w:p w:rsidR="00BC3597" w:rsidP="00B24888" w:rsidRDefault="004D7D4A" w14:paraId="0B6E11FD" w14:textId="77777777">
      <w:pPr>
        <w:spacing w:line="480" w:lineRule="auto"/>
      </w:pPr>
      <w:bookmarkStart w:name="_c4lawn7zhekq" w:colFirst="0" w:colLast="0" w:id="22"/>
      <w:bookmarkEnd w:id="22"/>
      <w:commentRangeStart w:id="1401635172"/>
      <w:r w:rsidR="004D7D4A">
        <w:rPr/>
        <w:t>Fig. 3.</w:t>
      </w:r>
      <w:commentRangeEnd w:id="1401635172"/>
      <w:r>
        <w:rPr>
          <w:rStyle w:val="CommentReference"/>
        </w:rPr>
        <w:commentReference w:id="1401635172"/>
      </w:r>
      <w:r w:rsidR="004D7D4A">
        <w:rPr/>
        <w:t xml:space="preserve"> Weekly length distributions of all larval </w:t>
      </w:r>
      <w:proofErr w:type="spellStart"/>
      <w:r w:rsidR="004D7D4A">
        <w:rPr/>
        <w:t>coregonines</w:t>
      </w:r>
      <w:proofErr w:type="spellEnd"/>
      <w:r w:rsidR="004D7D4A">
        <w:rPr/>
        <w:t xml:space="preserve"> collected in the Apostle Islands region of Lake Superior in 2018. With the exception of week 3 (n = 5 sites), all sites (n = 10) were sampled each week. Weekly total catch is indicated in the top right corner of each panel.</w:t>
      </w:r>
      <w:r>
        <w:br w:type="page"/>
      </w:r>
    </w:p>
    <w:p w:rsidR="00BC3597" w:rsidRDefault="00BC3597" w14:paraId="18B4DEFE" w14:textId="77777777"/>
    <w:p w:rsidR="00BC3597" w:rsidRDefault="004D7D4A" w14:paraId="6DDB8612" w14:textId="77777777">
      <w:r>
        <w:rPr>
          <w:noProof/>
          <w:lang w:val="en-US"/>
        </w:rPr>
        <w:drawing>
          <wp:inline distT="114300" distB="114300" distL="114300" distR="114300" wp14:anchorId="405A0063" wp14:editId="57CD9A26">
            <wp:extent cx="5943600" cy="3962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3962400"/>
                    </a:xfrm>
                    <a:prstGeom prst="rect">
                      <a:avLst/>
                    </a:prstGeom>
                    <a:ln/>
                  </pic:spPr>
                </pic:pic>
              </a:graphicData>
            </a:graphic>
          </wp:inline>
        </w:drawing>
      </w:r>
    </w:p>
    <w:p w:rsidR="00BC3597" w:rsidP="00B24888" w:rsidRDefault="004D7D4A" w14:paraId="19B34B8A" w14:textId="77777777">
      <w:pPr>
        <w:spacing w:line="480" w:lineRule="auto"/>
      </w:pPr>
      <w:bookmarkStart w:name="_rk86kdtwbsu8" w:colFirst="0" w:colLast="0" w:id="23"/>
      <w:bookmarkEnd w:id="23"/>
      <w:commentRangeStart w:id="186723483"/>
      <w:r w:rsidR="004D7D4A">
        <w:rPr/>
        <w:t>Fig. 4</w:t>
      </w:r>
      <w:commentRangeEnd w:id="186723483"/>
      <w:r>
        <w:rPr>
          <w:rStyle w:val="CommentReference"/>
        </w:rPr>
        <w:commentReference w:id="186723483"/>
      </w:r>
      <w:r w:rsidR="004D7D4A">
        <w:rPr/>
        <w:t xml:space="preserve">. Percentage of yolk-sac presence/absence and food presence/absence in each 1-mm length class of larval </w:t>
      </w:r>
      <w:proofErr w:type="spellStart"/>
      <w:r w:rsidR="004D7D4A">
        <w:rPr/>
        <w:t>coregonines</w:t>
      </w:r>
      <w:proofErr w:type="spellEnd"/>
      <w:r w:rsidR="004D7D4A">
        <w:rPr/>
        <w:t xml:space="preserve"> collected in the Apostle Islands region of Lake Superior in 2018. Sample size is indicated in parentheses and represents the subsample of individuals examined in each length class. No larvae were present in the 24-mm length class.</w:t>
      </w:r>
    </w:p>
    <w:p w:rsidR="00BC3597" w:rsidRDefault="004D7D4A" w14:paraId="0E65AF4C" w14:textId="77777777">
      <w:r>
        <w:br/>
      </w:r>
    </w:p>
    <w:p w:rsidR="00BC3597" w:rsidRDefault="004D7D4A" w14:paraId="6E02B8FE" w14:textId="77777777">
      <w:pPr>
        <w:spacing w:line="240" w:lineRule="auto"/>
      </w:pPr>
      <w:r>
        <w:br w:type="page"/>
      </w:r>
    </w:p>
    <w:p w:rsidR="00BC3597" w:rsidRDefault="004D7D4A" w14:paraId="797FE5ED" w14:textId="77777777">
      <w:pPr>
        <w:rPr>
          <w:rFonts w:ascii="Roboto" w:hAnsi="Roboto" w:eastAsia="Roboto" w:cs="Roboto"/>
          <w:color w:val="3C4043"/>
          <w:sz w:val="21"/>
          <w:szCs w:val="21"/>
          <w:highlight w:val="white"/>
        </w:rPr>
      </w:pPr>
      <w:r>
        <w:rPr>
          <w:rFonts w:ascii="Roboto" w:hAnsi="Roboto" w:eastAsia="Roboto" w:cs="Roboto"/>
          <w:noProof/>
          <w:color w:val="3C4043"/>
          <w:sz w:val="21"/>
          <w:szCs w:val="21"/>
          <w:highlight w:val="white"/>
          <w:lang w:val="en-US"/>
        </w:rPr>
        <w:lastRenderedPageBreak/>
        <w:drawing>
          <wp:inline distT="114300" distB="114300" distL="114300" distR="114300" wp14:anchorId="059F88E3" wp14:editId="54532137">
            <wp:extent cx="5943600" cy="5943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5943600"/>
                    </a:xfrm>
                    <a:prstGeom prst="rect">
                      <a:avLst/>
                    </a:prstGeom>
                    <a:ln/>
                  </pic:spPr>
                </pic:pic>
              </a:graphicData>
            </a:graphic>
          </wp:inline>
        </w:drawing>
      </w:r>
    </w:p>
    <w:p w:rsidR="00BC3597" w:rsidP="00B24888" w:rsidRDefault="004D7D4A" w14:paraId="3AA4A677" w14:textId="77777777">
      <w:pPr>
        <w:spacing w:line="480" w:lineRule="auto"/>
      </w:pPr>
      <w:bookmarkStart w:name="_nu091lavot7t" w:colFirst="0" w:colLast="0" w:id="24"/>
      <w:bookmarkEnd w:id="24"/>
      <w:r>
        <w:rPr>
          <w:highlight w:val="white"/>
        </w:rPr>
        <w:t xml:space="preserve">Fig. 5. (Upper panel) Average number of diet items in larval </w:t>
      </w:r>
      <w:proofErr w:type="spellStart"/>
      <w:r>
        <w:rPr>
          <w:highlight w:val="white"/>
        </w:rPr>
        <w:t>coregonines</w:t>
      </w:r>
      <w:proofErr w:type="spellEnd"/>
      <w:r>
        <w:rPr>
          <w:highlight w:val="white"/>
        </w:rPr>
        <w:t xml:space="preserve"> with food present in their gut, pooled by week. (Lower panel) Average percent diet composition (numerical) of larval </w:t>
      </w:r>
      <w:proofErr w:type="spellStart"/>
      <w:r>
        <w:rPr>
          <w:highlight w:val="white"/>
        </w:rPr>
        <w:t>coregonines</w:t>
      </w:r>
      <w:proofErr w:type="spellEnd"/>
      <w:r>
        <w:rPr>
          <w:highlight w:val="white"/>
        </w:rPr>
        <w:t xml:space="preserve"> with food present in the gut, pooled by week. Sample size (number of larvae with food in their stomachs) indicated in parentheses for each week. </w:t>
      </w:r>
      <w:r>
        <w:t xml:space="preserve">OT = other taxa </w:t>
      </w:r>
      <w:r>
        <w:rPr>
          <w:highlight w:val="white"/>
        </w:rPr>
        <w:t xml:space="preserve">including invertebrate eggs, </w:t>
      </w:r>
      <w:proofErr w:type="spellStart"/>
      <w:r>
        <w:rPr>
          <w:i/>
          <w:highlight w:val="white"/>
        </w:rPr>
        <w:t>Chironomid</w:t>
      </w:r>
      <w:proofErr w:type="spellEnd"/>
      <w:r>
        <w:rPr>
          <w:highlight w:val="white"/>
        </w:rPr>
        <w:t xml:space="preserve"> pupae, rotifers, and</w:t>
      </w:r>
      <w:r>
        <w:rPr>
          <w:i/>
          <w:highlight w:val="white"/>
        </w:rPr>
        <w:t xml:space="preserve"> </w:t>
      </w:r>
      <w:r>
        <w:rPr>
          <w:highlight w:val="white"/>
        </w:rPr>
        <w:t xml:space="preserve">all </w:t>
      </w:r>
      <w:proofErr w:type="spellStart"/>
      <w:r>
        <w:rPr>
          <w:highlight w:val="white"/>
        </w:rPr>
        <w:t>cladocera</w:t>
      </w:r>
      <w:proofErr w:type="spellEnd"/>
      <w:r>
        <w:rPr>
          <w:highlight w:val="white"/>
        </w:rPr>
        <w:t xml:space="preserve"> except </w:t>
      </w:r>
      <w:proofErr w:type="spellStart"/>
      <w:r>
        <w:rPr>
          <w:i/>
          <w:highlight w:val="white"/>
        </w:rPr>
        <w:t>Holopedium</w:t>
      </w:r>
      <w:proofErr w:type="spellEnd"/>
      <w:r>
        <w:t>. See Figure 2 for other abbreviations.</w:t>
      </w:r>
      <w:r>
        <w:br w:type="page"/>
      </w:r>
    </w:p>
    <w:p w:rsidR="00BC3597" w:rsidRDefault="004D7D4A" w14:paraId="5992F653" w14:textId="77777777">
      <w:r>
        <w:rPr>
          <w:noProof/>
          <w:lang w:val="en-US"/>
        </w:rPr>
        <w:lastRenderedPageBreak/>
        <w:drawing>
          <wp:inline distT="114300" distB="114300" distL="114300" distR="114300" wp14:anchorId="142E1007" wp14:editId="4629963D">
            <wp:extent cx="5943600" cy="4241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4241800"/>
                    </a:xfrm>
                    <a:prstGeom prst="rect">
                      <a:avLst/>
                    </a:prstGeom>
                    <a:ln/>
                  </pic:spPr>
                </pic:pic>
              </a:graphicData>
            </a:graphic>
          </wp:inline>
        </w:drawing>
      </w:r>
    </w:p>
    <w:p w:rsidR="00BC3597" w:rsidP="00B24888" w:rsidRDefault="004D7D4A" w14:paraId="7600B8D9" w14:textId="77777777">
      <w:pPr>
        <w:spacing w:line="480" w:lineRule="auto"/>
      </w:pPr>
      <w:bookmarkStart w:name="_6fbtx4vi7yci" w:colFirst="0" w:colLast="0" w:id="25"/>
      <w:bookmarkEnd w:id="25"/>
      <w:r>
        <w:t xml:space="preserve">Fig. 6. Percent diet composition by number as a function of length for weeks 20-24 (May 14 to June 13, 2018; upper panel) and weeks 25-30 (June 18 to July 25, 2018; lower panel). </w:t>
      </w:r>
      <w:r>
        <w:rPr>
          <w:highlight w:val="white"/>
        </w:rPr>
        <w:t xml:space="preserve">Sample size (number of larvae with food in their stomachs) indicated in parentheses for each length bin. </w:t>
      </w:r>
      <w:r>
        <w:t>See Figures 2 and 5 for abbreviations.</w:t>
      </w:r>
    </w:p>
    <w:p w:rsidR="00BC3597" w:rsidRDefault="00BC3597" w14:paraId="14C04FDA" w14:textId="77777777">
      <w:pPr>
        <w:spacing w:line="480" w:lineRule="auto"/>
        <w:ind w:firstLine="360"/>
      </w:pPr>
    </w:p>
    <w:p w:rsidR="00BC3597" w:rsidRDefault="00BC3597" w14:paraId="30C40AC7" w14:textId="77777777">
      <w:pPr>
        <w:spacing w:line="480" w:lineRule="auto"/>
        <w:ind w:firstLine="360"/>
      </w:pPr>
    </w:p>
    <w:p w:rsidR="00BC3597" w:rsidRDefault="004D7D4A" w14:paraId="6BDE510D" w14:textId="77777777">
      <w:r>
        <w:rPr>
          <w:noProof/>
          <w:lang w:val="en-US"/>
        </w:rPr>
        <w:lastRenderedPageBreak/>
        <w:drawing>
          <wp:inline distT="114300" distB="114300" distL="114300" distR="114300" wp14:anchorId="447576C1" wp14:editId="6959A6B9">
            <wp:extent cx="5943600" cy="5943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5943600"/>
                    </a:xfrm>
                    <a:prstGeom prst="rect">
                      <a:avLst/>
                    </a:prstGeom>
                    <a:ln/>
                  </pic:spPr>
                </pic:pic>
              </a:graphicData>
            </a:graphic>
          </wp:inline>
        </w:drawing>
      </w:r>
    </w:p>
    <w:p w:rsidR="00BC3597" w:rsidRDefault="00BC3597" w14:paraId="4AD85AFB" w14:textId="77777777"/>
    <w:p w:rsidR="00BC3597" w:rsidP="00B24888" w:rsidRDefault="004D7D4A" w14:paraId="69272161" w14:textId="77777777">
      <w:pPr>
        <w:spacing w:line="480" w:lineRule="auto"/>
      </w:pPr>
      <w:bookmarkStart w:name="_dulzmakyfpk7" w:colFirst="0" w:colLast="0" w:id="26"/>
      <w:bookmarkEnd w:id="26"/>
      <w:commentRangeStart w:id="141515533"/>
      <w:r w:rsidR="004D7D4A">
        <w:rPr/>
        <w:t>Fig. 7</w:t>
      </w:r>
      <w:commentRangeEnd w:id="141515533"/>
      <w:r>
        <w:rPr>
          <w:rStyle w:val="CommentReference"/>
        </w:rPr>
        <w:commentReference w:id="141515533"/>
      </w:r>
      <w:r w:rsidR="004D7D4A">
        <w:rPr/>
        <w:t xml:space="preserve">. Average (± SE) </w:t>
      </w:r>
      <w:r w:rsidRPr="63B89E4B" w:rsidR="004D7D4A">
        <w:rPr>
          <w:i w:val="1"/>
          <w:iCs w:val="1"/>
        </w:rPr>
        <w:t xml:space="preserve">E* </w:t>
      </w:r>
      <w:r w:rsidR="004D7D4A">
        <w:rPr/>
        <w:t xml:space="preserve">for each prey taxon for each week of sampling. Dashed lines represent the maximum positive selection possible based on the number of taxa present in each week. Taxa not found during a given week are denoted with </w:t>
      </w:r>
      <w:proofErr w:type="spellStart"/>
      <w:r w:rsidRPr="63B89E4B" w:rsidR="004D7D4A">
        <w:rPr>
          <w:i w:val="1"/>
          <w:iCs w:val="1"/>
        </w:rPr>
        <w:t>nf</w:t>
      </w:r>
      <w:proofErr w:type="spellEnd"/>
      <w:r w:rsidR="004D7D4A">
        <w:rPr/>
        <w:t xml:space="preserve">. HO = </w:t>
      </w:r>
      <w:proofErr w:type="spellStart"/>
      <w:r w:rsidRPr="63B89E4B" w:rsidR="004D7D4A">
        <w:rPr>
          <w:i w:val="1"/>
          <w:iCs w:val="1"/>
        </w:rPr>
        <w:t>Holopedium</w:t>
      </w:r>
      <w:proofErr w:type="spellEnd"/>
      <w:r w:rsidR="004D7D4A">
        <w:rPr/>
        <w:t>. See Figure 2 for other abbreviations.</w:t>
      </w:r>
    </w:p>
    <w:p w:rsidR="00BC3597" w:rsidRDefault="00BC3597" w14:paraId="1D386A0C" w14:textId="77777777"/>
    <w:p w:rsidR="00BC3597" w:rsidRDefault="004D7D4A" w14:paraId="1848FFBD" w14:textId="77777777">
      <w:pPr>
        <w:jc w:val="both"/>
      </w:pPr>
      <w:r>
        <w:br w:type="page"/>
      </w:r>
    </w:p>
    <w:p w:rsidR="00BC3597" w:rsidRDefault="004D7D4A" w14:paraId="4387C409" w14:textId="77777777">
      <w:pPr>
        <w:spacing w:line="240" w:lineRule="auto"/>
      </w:pPr>
      <w:r>
        <w:lastRenderedPageBreak/>
        <w:t xml:space="preserve">Table S1: Mean surface water temperature pooled across sites by week. </w:t>
      </w:r>
    </w:p>
    <w:p w:rsidR="00BC3597" w:rsidRDefault="00BC3597" w14:paraId="4A7866F5" w14:textId="77777777">
      <w:pPr>
        <w:spacing w:line="240" w:lineRule="auto"/>
      </w:pPr>
    </w:p>
    <w:p w:rsidR="00BC3597" w:rsidRDefault="00BC3597" w14:paraId="0812AF1B" w14:textId="77777777">
      <w:pPr>
        <w:spacing w:line="240" w:lineRule="auto"/>
      </w:pPr>
    </w:p>
    <w:tbl>
      <w:tblPr>
        <w:tblStyle w:val="a0"/>
        <w:tblW w:w="4680" w:type="dxa"/>
        <w:jc w:val="center"/>
        <w:tblBorders>
          <w:top w:val="nil"/>
          <w:left w:val="nil"/>
          <w:bottom w:val="nil"/>
          <w:right w:val="nil"/>
          <w:insideH w:val="nil"/>
          <w:insideV w:val="nil"/>
        </w:tblBorders>
        <w:tblLayout w:type="fixed"/>
        <w:tblLook w:val="0600" w:firstRow="0" w:lastRow="0" w:firstColumn="0" w:lastColumn="0" w:noHBand="1" w:noVBand="1"/>
      </w:tblPr>
      <w:tblGrid>
        <w:gridCol w:w="1110"/>
        <w:gridCol w:w="1845"/>
        <w:gridCol w:w="1725"/>
      </w:tblGrid>
      <w:tr w:rsidR="00BC3597" w14:paraId="5AC7741D" w14:textId="77777777">
        <w:trPr>
          <w:trHeight w:val="345"/>
          <w:jc w:val="center"/>
        </w:trPr>
        <w:tc>
          <w:tcPr>
            <w:tcW w:w="1110" w:type="dxa"/>
            <w:tcBorders>
              <w:top w:val="single" w:color="000000" w:sz="8" w:space="0"/>
              <w:left w:val="nil"/>
              <w:bottom w:val="single" w:color="000000" w:sz="8" w:space="0"/>
              <w:right w:val="nil"/>
            </w:tcBorders>
            <w:tcMar>
              <w:top w:w="57" w:type="dxa"/>
              <w:left w:w="57" w:type="dxa"/>
              <w:bottom w:w="57" w:type="dxa"/>
              <w:right w:w="57" w:type="dxa"/>
            </w:tcMar>
            <w:vAlign w:val="center"/>
          </w:tcPr>
          <w:p w:rsidR="00BC3597" w:rsidRDefault="004D7D4A" w14:paraId="4FD45A14" w14:textId="77777777">
            <w:pPr>
              <w:spacing w:line="240" w:lineRule="auto"/>
              <w:jc w:val="center"/>
            </w:pPr>
            <w:r>
              <w:t>Week</w:t>
            </w:r>
          </w:p>
        </w:tc>
        <w:tc>
          <w:tcPr>
            <w:tcW w:w="1845" w:type="dxa"/>
            <w:tcBorders>
              <w:top w:val="single" w:color="000000" w:sz="8" w:space="0"/>
              <w:left w:val="nil"/>
              <w:bottom w:val="single" w:color="000000" w:sz="8" w:space="0"/>
              <w:right w:val="nil"/>
            </w:tcBorders>
            <w:tcMar>
              <w:top w:w="57" w:type="dxa"/>
              <w:left w:w="57" w:type="dxa"/>
              <w:bottom w:w="57" w:type="dxa"/>
              <w:right w:w="57" w:type="dxa"/>
            </w:tcMar>
            <w:vAlign w:val="center"/>
          </w:tcPr>
          <w:p w:rsidR="00BC3597" w:rsidRDefault="004D7D4A" w14:paraId="20907EBE" w14:textId="77777777">
            <w:pPr>
              <w:spacing w:line="240" w:lineRule="auto"/>
              <w:jc w:val="center"/>
            </w:pPr>
            <w:r>
              <w:t>Mean Temperature (°C)</w:t>
            </w:r>
          </w:p>
        </w:tc>
        <w:tc>
          <w:tcPr>
            <w:tcW w:w="1725" w:type="dxa"/>
            <w:tcBorders>
              <w:top w:val="single" w:color="000000" w:sz="8" w:space="0"/>
              <w:left w:val="nil"/>
              <w:bottom w:val="single" w:color="000000" w:sz="8" w:space="0"/>
              <w:right w:val="nil"/>
            </w:tcBorders>
            <w:tcMar>
              <w:top w:w="57" w:type="dxa"/>
              <w:left w:w="57" w:type="dxa"/>
              <w:bottom w:w="57" w:type="dxa"/>
              <w:right w:w="57" w:type="dxa"/>
            </w:tcMar>
            <w:vAlign w:val="center"/>
          </w:tcPr>
          <w:p w:rsidR="00BC3597" w:rsidRDefault="004D7D4A" w14:paraId="625B11D1" w14:textId="77777777">
            <w:pPr>
              <w:spacing w:line="240" w:lineRule="auto"/>
              <w:jc w:val="center"/>
            </w:pPr>
            <w:r>
              <w:t>Standard Deviation (°C)</w:t>
            </w:r>
          </w:p>
        </w:tc>
      </w:tr>
      <w:tr w:rsidR="00BC3597" w14:paraId="3F9DB466"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30BE59AC" w14:textId="77777777">
            <w:pPr>
              <w:spacing w:line="240" w:lineRule="auto"/>
              <w:jc w:val="center"/>
            </w:pPr>
            <w:r>
              <w:t>20</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1182ECDC" w14:textId="77777777">
            <w:pPr>
              <w:spacing w:line="240" w:lineRule="auto"/>
              <w:jc w:val="center"/>
            </w:pPr>
            <w:r>
              <w:t>4.17</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66C57170" w14:textId="77777777">
            <w:pPr>
              <w:spacing w:line="240" w:lineRule="auto"/>
              <w:jc w:val="center"/>
            </w:pPr>
            <w:r>
              <w:t>0.84</w:t>
            </w:r>
          </w:p>
        </w:tc>
      </w:tr>
      <w:tr w:rsidR="00BC3597" w14:paraId="0CE69BE7"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201E7750" w14:textId="77777777">
            <w:pPr>
              <w:spacing w:line="240" w:lineRule="auto"/>
              <w:jc w:val="center"/>
            </w:pPr>
            <w:r>
              <w:t>21</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4BD3EBC3" w14:textId="77777777">
            <w:pPr>
              <w:spacing w:line="240" w:lineRule="auto"/>
              <w:jc w:val="center"/>
            </w:pPr>
            <w:r>
              <w:t>6.80</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1C087E6B" w14:textId="77777777">
            <w:pPr>
              <w:spacing w:line="240" w:lineRule="auto"/>
              <w:jc w:val="center"/>
            </w:pPr>
            <w:r>
              <w:t>1.37</w:t>
            </w:r>
          </w:p>
        </w:tc>
      </w:tr>
      <w:tr w:rsidR="00BC3597" w14:paraId="0AD56930"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05F795E8" w14:textId="77777777">
            <w:pPr>
              <w:spacing w:line="240" w:lineRule="auto"/>
              <w:jc w:val="center"/>
            </w:pPr>
            <w:r>
              <w:t>22</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063EA679" w14:textId="77777777">
            <w:pPr>
              <w:spacing w:line="240" w:lineRule="auto"/>
              <w:jc w:val="center"/>
            </w:pPr>
            <w:r>
              <w:t>9.02</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2C85247C" w14:textId="77777777">
            <w:pPr>
              <w:spacing w:line="240" w:lineRule="auto"/>
              <w:jc w:val="center"/>
            </w:pPr>
            <w:r>
              <w:t>2.66</w:t>
            </w:r>
          </w:p>
        </w:tc>
      </w:tr>
      <w:tr w:rsidR="00BC3597" w14:paraId="14ACEF76"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38311C7F" w14:textId="77777777">
            <w:pPr>
              <w:spacing w:line="240" w:lineRule="auto"/>
              <w:jc w:val="center"/>
            </w:pPr>
            <w:r>
              <w:t>23</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4F1F079B" w14:textId="77777777">
            <w:pPr>
              <w:spacing w:line="240" w:lineRule="auto"/>
              <w:jc w:val="center"/>
            </w:pPr>
            <w:r>
              <w:t>5.76</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7473AC7B" w14:textId="77777777">
            <w:pPr>
              <w:spacing w:line="240" w:lineRule="auto"/>
              <w:jc w:val="center"/>
            </w:pPr>
            <w:r>
              <w:t>0.64</w:t>
            </w:r>
          </w:p>
        </w:tc>
      </w:tr>
      <w:tr w:rsidR="00BC3597" w14:paraId="3E34B888"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496B303F" w14:textId="77777777">
            <w:pPr>
              <w:spacing w:line="240" w:lineRule="auto"/>
              <w:jc w:val="center"/>
            </w:pPr>
            <w:r>
              <w:t>24</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3026CB70" w14:textId="77777777">
            <w:pPr>
              <w:spacing w:line="240" w:lineRule="auto"/>
              <w:jc w:val="center"/>
            </w:pPr>
            <w:r>
              <w:t>8.20</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5B574667" w14:textId="77777777">
            <w:pPr>
              <w:spacing w:line="240" w:lineRule="auto"/>
              <w:jc w:val="center"/>
            </w:pPr>
            <w:r>
              <w:t>0.97</w:t>
            </w:r>
          </w:p>
        </w:tc>
      </w:tr>
      <w:tr w:rsidR="00BC3597" w14:paraId="4907C6EE"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07980E74" w14:textId="77777777">
            <w:pPr>
              <w:spacing w:line="240" w:lineRule="auto"/>
              <w:jc w:val="center"/>
            </w:pPr>
            <w:r>
              <w:t>25</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6F6F31D5" w14:textId="77777777">
            <w:pPr>
              <w:spacing w:line="240" w:lineRule="auto"/>
              <w:jc w:val="center"/>
            </w:pPr>
            <w:r>
              <w:t>12.57</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17D7B357" w14:textId="77777777">
            <w:pPr>
              <w:spacing w:line="240" w:lineRule="auto"/>
              <w:jc w:val="center"/>
            </w:pPr>
            <w:r>
              <w:t>1.69</w:t>
            </w:r>
          </w:p>
        </w:tc>
      </w:tr>
      <w:tr w:rsidR="00BC3597" w14:paraId="608FCF03"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4A676663" w14:textId="77777777">
            <w:pPr>
              <w:spacing w:line="240" w:lineRule="auto"/>
              <w:jc w:val="center"/>
            </w:pPr>
            <w:r>
              <w:t>26</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7BCFBA34" w14:textId="77777777">
            <w:pPr>
              <w:spacing w:line="240" w:lineRule="auto"/>
              <w:jc w:val="center"/>
            </w:pPr>
            <w:r>
              <w:t>11.11</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6B275FB7" w14:textId="77777777">
            <w:pPr>
              <w:spacing w:line="240" w:lineRule="auto"/>
              <w:jc w:val="center"/>
            </w:pPr>
            <w:r>
              <w:t>2.19</w:t>
            </w:r>
          </w:p>
        </w:tc>
      </w:tr>
      <w:tr w:rsidR="00BC3597" w14:paraId="4E03E8E4"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080596B6" w14:textId="77777777">
            <w:pPr>
              <w:spacing w:line="240" w:lineRule="auto"/>
              <w:jc w:val="center"/>
            </w:pPr>
            <w:r>
              <w:t>27</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597377D1" w14:textId="77777777">
            <w:pPr>
              <w:spacing w:line="240" w:lineRule="auto"/>
              <w:jc w:val="center"/>
            </w:pPr>
            <w:r>
              <w:t>12.06</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3DC87381" w14:textId="77777777">
            <w:pPr>
              <w:spacing w:line="240" w:lineRule="auto"/>
              <w:jc w:val="center"/>
            </w:pPr>
            <w:r>
              <w:t>1.92</w:t>
            </w:r>
          </w:p>
        </w:tc>
      </w:tr>
      <w:tr w:rsidR="00BC3597" w14:paraId="6C7B768D"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070A422E" w14:textId="77777777">
            <w:pPr>
              <w:spacing w:line="240" w:lineRule="auto"/>
              <w:jc w:val="center"/>
            </w:pPr>
            <w:r>
              <w:t>28</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2F999FE6" w14:textId="77777777">
            <w:pPr>
              <w:spacing w:line="240" w:lineRule="auto"/>
              <w:jc w:val="center"/>
            </w:pPr>
            <w:r>
              <w:t>16.14</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33981572" w14:textId="77777777">
            <w:pPr>
              <w:spacing w:line="240" w:lineRule="auto"/>
              <w:jc w:val="center"/>
            </w:pPr>
            <w:r>
              <w:t>1.40</w:t>
            </w:r>
          </w:p>
        </w:tc>
      </w:tr>
      <w:tr w:rsidR="00BC3597" w14:paraId="35A51517" w14:textId="77777777">
        <w:trPr>
          <w:trHeight w:val="345"/>
          <w:jc w:val="center"/>
        </w:trPr>
        <w:tc>
          <w:tcPr>
            <w:tcW w:w="1110" w:type="dxa"/>
            <w:tcBorders>
              <w:top w:val="nil"/>
              <w:left w:val="nil"/>
              <w:bottom w:val="nil"/>
              <w:right w:val="nil"/>
            </w:tcBorders>
            <w:tcMar>
              <w:top w:w="57" w:type="dxa"/>
              <w:left w:w="57" w:type="dxa"/>
              <w:bottom w:w="57" w:type="dxa"/>
              <w:right w:w="57" w:type="dxa"/>
            </w:tcMar>
            <w:vAlign w:val="center"/>
          </w:tcPr>
          <w:p w:rsidR="00BC3597" w:rsidRDefault="004D7D4A" w14:paraId="577FEBA5" w14:textId="77777777">
            <w:pPr>
              <w:spacing w:line="240" w:lineRule="auto"/>
              <w:jc w:val="center"/>
            </w:pPr>
            <w:r>
              <w:t>29</w:t>
            </w:r>
          </w:p>
        </w:tc>
        <w:tc>
          <w:tcPr>
            <w:tcW w:w="1845" w:type="dxa"/>
            <w:tcBorders>
              <w:top w:val="nil"/>
              <w:left w:val="nil"/>
              <w:bottom w:val="nil"/>
              <w:right w:val="nil"/>
            </w:tcBorders>
            <w:tcMar>
              <w:top w:w="57" w:type="dxa"/>
              <w:left w:w="57" w:type="dxa"/>
              <w:bottom w:w="57" w:type="dxa"/>
              <w:right w:w="57" w:type="dxa"/>
            </w:tcMar>
            <w:vAlign w:val="center"/>
          </w:tcPr>
          <w:p w:rsidR="00BC3597" w:rsidRDefault="004D7D4A" w14:paraId="617FEC7C" w14:textId="77777777">
            <w:pPr>
              <w:spacing w:line="240" w:lineRule="auto"/>
              <w:jc w:val="center"/>
            </w:pPr>
            <w:r>
              <w:t>17.36</w:t>
            </w:r>
          </w:p>
        </w:tc>
        <w:tc>
          <w:tcPr>
            <w:tcW w:w="1725" w:type="dxa"/>
            <w:tcBorders>
              <w:top w:val="nil"/>
              <w:left w:val="nil"/>
              <w:bottom w:val="nil"/>
              <w:right w:val="nil"/>
            </w:tcBorders>
            <w:tcMar>
              <w:top w:w="57" w:type="dxa"/>
              <w:left w:w="57" w:type="dxa"/>
              <w:bottom w:w="57" w:type="dxa"/>
              <w:right w:w="57" w:type="dxa"/>
            </w:tcMar>
            <w:vAlign w:val="center"/>
          </w:tcPr>
          <w:p w:rsidR="00BC3597" w:rsidRDefault="004D7D4A" w14:paraId="03A03F32" w14:textId="77777777">
            <w:pPr>
              <w:spacing w:line="240" w:lineRule="auto"/>
              <w:jc w:val="center"/>
            </w:pPr>
            <w:r>
              <w:t>1.17</w:t>
            </w:r>
          </w:p>
        </w:tc>
      </w:tr>
      <w:tr w:rsidR="00BC3597" w14:paraId="45AD30CD" w14:textId="77777777">
        <w:trPr>
          <w:trHeight w:val="345"/>
          <w:jc w:val="center"/>
        </w:trPr>
        <w:tc>
          <w:tcPr>
            <w:tcW w:w="1110" w:type="dxa"/>
            <w:tcBorders>
              <w:top w:val="nil"/>
              <w:left w:val="nil"/>
              <w:bottom w:val="single" w:color="000000" w:sz="8" w:space="0"/>
              <w:right w:val="nil"/>
            </w:tcBorders>
            <w:tcMar>
              <w:top w:w="57" w:type="dxa"/>
              <w:left w:w="57" w:type="dxa"/>
              <w:bottom w:w="57" w:type="dxa"/>
              <w:right w:w="57" w:type="dxa"/>
            </w:tcMar>
            <w:vAlign w:val="center"/>
          </w:tcPr>
          <w:p w:rsidR="00BC3597" w:rsidRDefault="004D7D4A" w14:paraId="1926E87A" w14:textId="77777777">
            <w:pPr>
              <w:spacing w:line="240" w:lineRule="auto"/>
              <w:jc w:val="center"/>
            </w:pPr>
            <w:r>
              <w:t>30</w:t>
            </w:r>
          </w:p>
        </w:tc>
        <w:tc>
          <w:tcPr>
            <w:tcW w:w="1845" w:type="dxa"/>
            <w:tcBorders>
              <w:top w:val="nil"/>
              <w:left w:val="nil"/>
              <w:bottom w:val="single" w:color="000000" w:sz="8" w:space="0"/>
              <w:right w:val="nil"/>
            </w:tcBorders>
            <w:tcMar>
              <w:top w:w="57" w:type="dxa"/>
              <w:left w:w="57" w:type="dxa"/>
              <w:bottom w:w="57" w:type="dxa"/>
              <w:right w:w="57" w:type="dxa"/>
            </w:tcMar>
            <w:vAlign w:val="center"/>
          </w:tcPr>
          <w:p w:rsidR="00BC3597" w:rsidRDefault="004D7D4A" w14:paraId="04B150FD" w14:textId="77777777">
            <w:pPr>
              <w:spacing w:line="240" w:lineRule="auto"/>
              <w:jc w:val="center"/>
            </w:pPr>
            <w:r>
              <w:t>17.70</w:t>
            </w:r>
          </w:p>
        </w:tc>
        <w:tc>
          <w:tcPr>
            <w:tcW w:w="1725" w:type="dxa"/>
            <w:tcBorders>
              <w:top w:val="nil"/>
              <w:left w:val="nil"/>
              <w:bottom w:val="single" w:color="000000" w:sz="8" w:space="0"/>
              <w:right w:val="nil"/>
            </w:tcBorders>
            <w:tcMar>
              <w:top w:w="57" w:type="dxa"/>
              <w:left w:w="57" w:type="dxa"/>
              <w:bottom w:w="57" w:type="dxa"/>
              <w:right w:w="57" w:type="dxa"/>
            </w:tcMar>
            <w:vAlign w:val="center"/>
          </w:tcPr>
          <w:p w:rsidR="00BC3597" w:rsidRDefault="004D7D4A" w14:paraId="217CA406" w14:textId="77777777">
            <w:pPr>
              <w:spacing w:line="240" w:lineRule="auto"/>
              <w:jc w:val="center"/>
            </w:pPr>
            <w:r>
              <w:t>0.86</w:t>
            </w:r>
          </w:p>
        </w:tc>
      </w:tr>
    </w:tbl>
    <w:p w:rsidR="00BC3597" w:rsidRDefault="00BC3597" w14:paraId="20361246" w14:textId="77777777">
      <w:pPr>
        <w:spacing w:line="240" w:lineRule="auto"/>
      </w:pPr>
    </w:p>
    <w:p w:rsidR="00BC3597" w:rsidRDefault="004D7D4A" w14:paraId="5567CD30" w14:textId="77777777">
      <w:pPr>
        <w:spacing w:line="240" w:lineRule="auto"/>
      </w:pPr>
      <w:r>
        <w:br w:type="page"/>
      </w:r>
    </w:p>
    <w:p w:rsidR="00BC3597" w:rsidP="00B24888" w:rsidRDefault="004D7D4A" w14:paraId="0A378867" w14:textId="77777777">
      <w:pPr>
        <w:spacing w:line="480" w:lineRule="auto"/>
      </w:pPr>
      <w:r>
        <w:lastRenderedPageBreak/>
        <w:t>Table S2: Mean density (#/L) of zooplankton taxa captured in surface tows between 14 May (Week 20) and 23 July (Week 30) 2018 in the Apostle Islands region of Lake Superior. See Figure 2 for other abbreviations.</w:t>
      </w:r>
    </w:p>
    <w:p w:rsidR="00BC3597" w:rsidRDefault="00BC3597" w14:paraId="0F78825B" w14:textId="77777777">
      <w:pPr>
        <w:spacing w:line="240" w:lineRule="auto"/>
      </w:pPr>
    </w:p>
    <w:p w:rsidR="00BC3597" w:rsidRDefault="00BC3597" w14:paraId="1D2D939C" w14:textId="77777777">
      <w:pPr>
        <w:spacing w:line="240" w:lineRule="auto"/>
      </w:pPr>
    </w:p>
    <w:tbl>
      <w:tblPr>
        <w:tblStyle w:val="a1"/>
        <w:tblW w:w="10750" w:type="dxa"/>
        <w:jc w:val="center"/>
        <w:tblBorders>
          <w:top w:val="nil"/>
          <w:left w:val="nil"/>
          <w:bottom w:val="nil"/>
          <w:right w:val="nil"/>
          <w:insideH w:val="nil"/>
          <w:insideV w:val="nil"/>
        </w:tblBorders>
        <w:tblLayout w:type="fixed"/>
        <w:tblLook w:val="0600" w:firstRow="0" w:lastRow="0" w:firstColumn="0" w:lastColumn="0" w:noHBand="1" w:noVBand="1"/>
      </w:tblPr>
      <w:tblGrid>
        <w:gridCol w:w="930"/>
        <w:gridCol w:w="892"/>
        <w:gridCol w:w="892"/>
        <w:gridCol w:w="892"/>
        <w:gridCol w:w="893"/>
        <w:gridCol w:w="893"/>
        <w:gridCol w:w="893"/>
        <w:gridCol w:w="893"/>
        <w:gridCol w:w="893"/>
        <w:gridCol w:w="893"/>
        <w:gridCol w:w="893"/>
        <w:gridCol w:w="893"/>
      </w:tblGrid>
      <w:tr w:rsidR="00BC3597" w14:paraId="151FEEBE" w14:textId="77777777">
        <w:trPr>
          <w:trHeight w:val="465"/>
          <w:jc w:val="center"/>
        </w:trPr>
        <w:tc>
          <w:tcPr>
            <w:tcW w:w="930" w:type="dxa"/>
            <w:tcBorders>
              <w:top w:val="single" w:color="000000" w:sz="8" w:space="0"/>
              <w:left w:val="nil"/>
              <w:bottom w:val="nil"/>
              <w:right w:val="nil"/>
            </w:tcBorders>
            <w:tcMar>
              <w:top w:w="100" w:type="dxa"/>
              <w:left w:w="100" w:type="dxa"/>
              <w:bottom w:w="100" w:type="dxa"/>
              <w:right w:w="100" w:type="dxa"/>
            </w:tcMar>
          </w:tcPr>
          <w:p w:rsidR="00BC3597" w:rsidRDefault="004D7D4A" w14:paraId="78848423"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rPr>
              <w:t xml:space="preserve"> </w:t>
            </w:r>
          </w:p>
        </w:tc>
        <w:tc>
          <w:tcPr>
            <w:tcW w:w="9812" w:type="dxa"/>
            <w:gridSpan w:val="11"/>
            <w:tcBorders>
              <w:top w:val="single" w:color="000000" w:sz="8" w:space="0"/>
              <w:left w:val="nil"/>
              <w:bottom w:val="single" w:color="000000" w:sz="8" w:space="0"/>
              <w:right w:val="nil"/>
            </w:tcBorders>
            <w:tcMar>
              <w:top w:w="100" w:type="dxa"/>
              <w:left w:w="100" w:type="dxa"/>
              <w:bottom w:w="100" w:type="dxa"/>
              <w:right w:w="100" w:type="dxa"/>
            </w:tcMar>
            <w:vAlign w:val="center"/>
          </w:tcPr>
          <w:p w:rsidR="00BC3597" w:rsidRDefault="004D7D4A" w14:paraId="0ECE22F6" w14:textId="77777777">
            <w:pPr>
              <w:spacing w:line="240" w:lineRule="auto"/>
              <w:jc w:val="center"/>
            </w:pPr>
            <w:r>
              <w:t>Week</w:t>
            </w:r>
          </w:p>
        </w:tc>
      </w:tr>
      <w:tr w:rsidR="00BC3597" w14:paraId="343B8193" w14:textId="77777777">
        <w:trPr>
          <w:trHeight w:val="435"/>
          <w:jc w:val="center"/>
        </w:trPr>
        <w:tc>
          <w:tcPr>
            <w:tcW w:w="930"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0516AB6B" w14:textId="77777777">
            <w:pPr>
              <w:spacing w:line="240" w:lineRule="auto"/>
            </w:pPr>
            <w:r>
              <w:t>Taxon</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51BAEAC8" w14:textId="77777777">
            <w:pPr>
              <w:spacing w:line="240" w:lineRule="auto"/>
              <w:jc w:val="center"/>
            </w:pPr>
            <w:r>
              <w:t>20</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0ACDDC5E" w14:textId="77777777">
            <w:pPr>
              <w:spacing w:line="240" w:lineRule="auto"/>
              <w:jc w:val="center"/>
            </w:pPr>
            <w:r>
              <w:t>21</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168BB03B" w14:textId="77777777">
            <w:pPr>
              <w:spacing w:line="240" w:lineRule="auto"/>
              <w:jc w:val="center"/>
            </w:pPr>
            <w:r>
              <w:t>22</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07F4961D" w14:textId="77777777">
            <w:pPr>
              <w:spacing w:line="240" w:lineRule="auto"/>
              <w:jc w:val="center"/>
            </w:pPr>
            <w:r>
              <w:t>23</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4D2F7F5F" w14:textId="77777777">
            <w:pPr>
              <w:spacing w:line="240" w:lineRule="auto"/>
              <w:jc w:val="center"/>
            </w:pPr>
            <w:r>
              <w:t>24</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32363921" w14:textId="77777777">
            <w:pPr>
              <w:spacing w:line="240" w:lineRule="auto"/>
              <w:jc w:val="center"/>
            </w:pPr>
            <w:r>
              <w:t>25</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653A63C1" w14:textId="77777777">
            <w:pPr>
              <w:spacing w:line="240" w:lineRule="auto"/>
              <w:jc w:val="center"/>
            </w:pPr>
            <w:r>
              <w:t>26</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0C11C8DF" w14:textId="77777777">
            <w:pPr>
              <w:spacing w:line="240" w:lineRule="auto"/>
              <w:jc w:val="center"/>
            </w:pPr>
            <w:r>
              <w:t>27</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2153B9C0" w14:textId="77777777">
            <w:pPr>
              <w:spacing w:line="240" w:lineRule="auto"/>
              <w:jc w:val="center"/>
            </w:pPr>
            <w:r>
              <w:t>28</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2409D112" w14:textId="77777777">
            <w:pPr>
              <w:spacing w:line="240" w:lineRule="auto"/>
              <w:jc w:val="center"/>
            </w:pPr>
            <w:r>
              <w:t>29</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tcPr>
          <w:p w:rsidR="00BC3597" w:rsidRDefault="004D7D4A" w14:paraId="27A65C9C" w14:textId="77777777">
            <w:pPr>
              <w:spacing w:line="240" w:lineRule="auto"/>
              <w:jc w:val="center"/>
            </w:pPr>
            <w:r>
              <w:t>30</w:t>
            </w:r>
          </w:p>
        </w:tc>
      </w:tr>
      <w:tr w:rsidR="00BC3597" w14:paraId="536B999B" w14:textId="77777777">
        <w:trPr>
          <w:trHeight w:val="435"/>
          <w:jc w:val="center"/>
        </w:trPr>
        <w:tc>
          <w:tcPr>
            <w:tcW w:w="930"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9E6A104" w14:textId="77777777">
            <w:pPr>
              <w:spacing w:line="240" w:lineRule="auto"/>
              <w:jc w:val="center"/>
            </w:pPr>
            <w:r>
              <w:t>BY</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FBC14A2"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D706031"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B2733BB"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09F8778F"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C0F6EA3"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71413D9"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84A1AE2"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DF65300"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DDB0D6C" w14:textId="77777777">
            <w:pPr>
              <w:spacing w:line="240" w:lineRule="auto"/>
              <w:jc w:val="center"/>
            </w:pPr>
            <w:r>
              <w:t>&lt;0.001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79EF40D" w14:textId="77777777">
            <w:pPr>
              <w:spacing w:line="240" w:lineRule="auto"/>
              <w:jc w:val="center"/>
            </w:pPr>
            <w:r>
              <w:t>&lt;0.001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08056E78" w14:textId="77777777">
            <w:pPr>
              <w:spacing w:line="240" w:lineRule="auto"/>
              <w:jc w:val="center"/>
            </w:pPr>
            <w:r>
              <w:t>&lt;0.001</w:t>
            </w:r>
          </w:p>
        </w:tc>
      </w:tr>
      <w:tr w:rsidR="00BC3597" w14:paraId="2105715A"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1F0A8FF" w14:textId="77777777">
            <w:pPr>
              <w:spacing w:line="240" w:lineRule="auto"/>
              <w:jc w:val="center"/>
            </w:pPr>
            <w:r>
              <w:t>CA*</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89028BC" w14:textId="77777777">
            <w:pPr>
              <w:spacing w:line="240" w:lineRule="auto"/>
              <w:jc w:val="center"/>
            </w:pPr>
            <w:r>
              <w:t>0.023</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D7795ED"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FBF98EF"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45B0223" w14:textId="77777777">
            <w:pPr>
              <w:spacing w:line="240" w:lineRule="auto"/>
              <w:jc w:val="center"/>
            </w:pPr>
            <w:r>
              <w:t>0.017</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26DAF30" w14:textId="77777777">
            <w:pPr>
              <w:spacing w:line="240" w:lineRule="auto"/>
              <w:jc w:val="center"/>
            </w:pPr>
            <w:r>
              <w:t>0.016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4E6A04C" w14:textId="77777777">
            <w:pPr>
              <w:spacing w:line="240" w:lineRule="auto"/>
              <w:jc w:val="center"/>
            </w:pPr>
            <w:r>
              <w:t>0.034</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EA077F9" w14:textId="77777777">
            <w:pPr>
              <w:spacing w:line="240" w:lineRule="auto"/>
              <w:jc w:val="center"/>
            </w:pPr>
            <w:r>
              <w:t>0.538</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D2768AB" w14:textId="77777777">
            <w:pPr>
              <w:spacing w:line="240" w:lineRule="auto"/>
              <w:jc w:val="center"/>
            </w:pPr>
            <w:r>
              <w:t>0.481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BE74076" w14:textId="77777777">
            <w:pPr>
              <w:spacing w:line="240" w:lineRule="auto"/>
              <w:jc w:val="center"/>
            </w:pPr>
            <w:r>
              <w:t>0.032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01A0CEA1" w14:textId="77777777">
            <w:pPr>
              <w:spacing w:line="240" w:lineRule="auto"/>
              <w:jc w:val="center"/>
            </w:pPr>
            <w:r>
              <w:t>0.701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123AF36" w14:textId="77777777">
            <w:pPr>
              <w:spacing w:line="240" w:lineRule="auto"/>
              <w:jc w:val="center"/>
            </w:pPr>
            <w:r>
              <w:t>0.172</w:t>
            </w:r>
          </w:p>
        </w:tc>
      </w:tr>
      <w:tr w:rsidR="00BC3597" w14:paraId="19152A40"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8DA5AA7" w14:textId="77777777">
            <w:pPr>
              <w:spacing w:line="240" w:lineRule="auto"/>
              <w:jc w:val="center"/>
            </w:pPr>
            <w:r>
              <w:t>CA</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BD4AFC5" w14:textId="77777777">
            <w:pPr>
              <w:spacing w:line="240" w:lineRule="auto"/>
              <w:jc w:val="center"/>
            </w:pPr>
            <w:r>
              <w:t>0.013</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967D45C" w14:textId="77777777">
            <w:pPr>
              <w:spacing w:line="240" w:lineRule="auto"/>
              <w:jc w:val="center"/>
            </w:pPr>
            <w:r>
              <w:t>0.006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F4AA550"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DB4CA5F" w14:textId="77777777">
            <w:pPr>
              <w:spacing w:line="240" w:lineRule="auto"/>
              <w:jc w:val="center"/>
            </w:pPr>
            <w:r>
              <w:t>0.037</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BC49652" w14:textId="77777777">
            <w:pPr>
              <w:spacing w:line="240" w:lineRule="auto"/>
              <w:jc w:val="center"/>
            </w:pPr>
            <w:r>
              <w:t>0.002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FC7B2A3" w14:textId="77777777">
            <w:pPr>
              <w:spacing w:line="240" w:lineRule="auto"/>
              <w:jc w:val="center"/>
            </w:pPr>
            <w:r>
              <w:t>0.002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B1CF1F3" w14:textId="77777777">
            <w:pPr>
              <w:spacing w:line="240" w:lineRule="auto"/>
              <w:jc w:val="center"/>
            </w:pPr>
            <w:r>
              <w:t>0.006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07AF635" w14:textId="77777777">
            <w:pPr>
              <w:spacing w:line="240" w:lineRule="auto"/>
              <w:jc w:val="center"/>
            </w:pPr>
            <w:r>
              <w:t>0.011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8441DB5"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0834630D" w14:textId="77777777">
            <w:pPr>
              <w:spacing w:line="240" w:lineRule="auto"/>
              <w:jc w:val="center"/>
            </w:pPr>
            <w:r>
              <w:t>0.016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CC8A956" w14:textId="77777777">
            <w:pPr>
              <w:spacing w:line="240" w:lineRule="auto"/>
              <w:jc w:val="center"/>
            </w:pPr>
            <w:r>
              <w:t>0.001</w:t>
            </w:r>
          </w:p>
        </w:tc>
      </w:tr>
      <w:tr w:rsidR="00BC3597" w14:paraId="206F7F61"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C02A334" w14:textId="77777777">
            <w:pPr>
              <w:spacing w:line="240" w:lineRule="auto"/>
              <w:jc w:val="center"/>
            </w:pPr>
            <w:r>
              <w:t>CY*</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C3BE671" w14:textId="77777777">
            <w:pPr>
              <w:spacing w:line="240" w:lineRule="auto"/>
              <w:jc w:val="center"/>
            </w:pPr>
            <w:r>
              <w:t>0.005</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104741C"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2E74824"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DC74B1E" w14:textId="77777777">
            <w:pPr>
              <w:spacing w:line="240" w:lineRule="auto"/>
              <w:jc w:val="center"/>
            </w:pPr>
            <w:r>
              <w:t>0.003</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199A707" w14:textId="77777777">
            <w:pPr>
              <w:spacing w:line="240" w:lineRule="auto"/>
              <w:jc w:val="center"/>
            </w:pPr>
            <w:r>
              <w:t>0.005</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EA96506" w14:textId="77777777">
            <w:pPr>
              <w:spacing w:line="240" w:lineRule="auto"/>
              <w:jc w:val="center"/>
            </w:pPr>
            <w:r>
              <w:t>0.006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3957AD5" w14:textId="77777777">
            <w:pPr>
              <w:spacing w:line="240" w:lineRule="auto"/>
              <w:jc w:val="center"/>
            </w:pPr>
            <w:r>
              <w:t>0.306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8962D8C" w14:textId="77777777">
            <w:pPr>
              <w:spacing w:line="240" w:lineRule="auto"/>
              <w:jc w:val="center"/>
            </w:pPr>
            <w:r>
              <w:t>0.176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45E2A7A" w14:textId="77777777">
            <w:pPr>
              <w:spacing w:line="240" w:lineRule="auto"/>
              <w:jc w:val="center"/>
            </w:pPr>
            <w:r>
              <w:t>0.217</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B906343" w14:textId="77777777">
            <w:pPr>
              <w:spacing w:line="240" w:lineRule="auto"/>
              <w:jc w:val="center"/>
            </w:pPr>
            <w:r>
              <w:t>1.140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D3CCC1D" w14:textId="77777777">
            <w:pPr>
              <w:spacing w:line="240" w:lineRule="auto"/>
              <w:jc w:val="center"/>
            </w:pPr>
            <w:r>
              <w:t>0.096</w:t>
            </w:r>
          </w:p>
        </w:tc>
      </w:tr>
      <w:tr w:rsidR="00BC3597" w14:paraId="689D7CA3"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076760A" w14:textId="77777777">
            <w:pPr>
              <w:spacing w:line="240" w:lineRule="auto"/>
              <w:jc w:val="center"/>
            </w:pPr>
            <w:r>
              <w:t>CY</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0B9B5A9E" w14:textId="77777777">
            <w:pPr>
              <w:spacing w:line="240" w:lineRule="auto"/>
              <w:jc w:val="center"/>
            </w:pPr>
            <w:r>
              <w:t>0.002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1F011F9"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1EE6E99"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315C810" w14:textId="77777777">
            <w:pPr>
              <w:spacing w:line="240" w:lineRule="auto"/>
              <w:jc w:val="center"/>
            </w:pPr>
            <w:r>
              <w:t>0.002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5A8D78B"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961BF26"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5EECB81" w14:textId="77777777">
            <w:pPr>
              <w:spacing w:line="240" w:lineRule="auto"/>
              <w:jc w:val="center"/>
            </w:pPr>
            <w:r>
              <w:t>0.010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501DE44" w14:textId="77777777">
            <w:pPr>
              <w:spacing w:line="240" w:lineRule="auto"/>
              <w:jc w:val="center"/>
            </w:pPr>
            <w:r>
              <w:t>0.041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3B8BEB4" w14:textId="77777777">
            <w:pPr>
              <w:spacing w:line="240" w:lineRule="auto"/>
              <w:jc w:val="center"/>
            </w:pPr>
            <w:r>
              <w:t>0.024</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178DDBA" w14:textId="77777777">
            <w:pPr>
              <w:spacing w:line="240" w:lineRule="auto"/>
              <w:jc w:val="center"/>
            </w:pPr>
            <w:r>
              <w:t>0.156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4DEF659" w14:textId="77777777">
            <w:pPr>
              <w:spacing w:line="240" w:lineRule="auto"/>
              <w:jc w:val="center"/>
            </w:pPr>
            <w:r>
              <w:t>0.038</w:t>
            </w:r>
          </w:p>
        </w:tc>
      </w:tr>
      <w:tr w:rsidR="00BC3597" w14:paraId="0717894E"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CC35DEA" w14:textId="77777777">
            <w:pPr>
              <w:spacing w:line="240" w:lineRule="auto"/>
              <w:jc w:val="center"/>
            </w:pPr>
            <w:r>
              <w:t>DA</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DF6DF01"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2D61317"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9A71838"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A590564"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430C07E"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D5582A8"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4823B8C" w14:textId="77777777">
            <w:pPr>
              <w:spacing w:line="240" w:lineRule="auto"/>
              <w:jc w:val="center"/>
            </w:pPr>
            <w:r>
              <w:t>0.003</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33365DE"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5D7C0CE" w14:textId="77777777">
            <w:pPr>
              <w:spacing w:line="240" w:lineRule="auto"/>
              <w:jc w:val="center"/>
            </w:pPr>
            <w:r>
              <w:t>0.022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10C596E" w14:textId="77777777">
            <w:pPr>
              <w:spacing w:line="240" w:lineRule="auto"/>
              <w:jc w:val="center"/>
            </w:pPr>
            <w:r>
              <w:t>0.081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1CFAC73" w14:textId="77777777">
            <w:pPr>
              <w:spacing w:line="240" w:lineRule="auto"/>
              <w:jc w:val="center"/>
            </w:pPr>
            <w:r>
              <w:t>0.006</w:t>
            </w:r>
          </w:p>
        </w:tc>
      </w:tr>
      <w:tr w:rsidR="00BC3597" w14:paraId="39EEBDC6"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2CFB1A6D" w14:textId="77777777">
            <w:pPr>
              <w:spacing w:line="240" w:lineRule="auto"/>
              <w:jc w:val="center"/>
            </w:pPr>
            <w:r>
              <w:t>NA</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8319E11" w14:textId="77777777">
            <w:pPr>
              <w:spacing w:line="240" w:lineRule="auto"/>
              <w:jc w:val="center"/>
            </w:pPr>
            <w:r>
              <w:t>0.886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6289BD2D" w14:textId="77777777">
            <w:pPr>
              <w:spacing w:line="240" w:lineRule="auto"/>
              <w:jc w:val="center"/>
            </w:pPr>
            <w:r>
              <w:t>0.068</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592B60BB" w14:textId="77777777">
            <w:pPr>
              <w:spacing w:line="240" w:lineRule="auto"/>
              <w:jc w:val="center"/>
            </w:pPr>
            <w:r>
              <w:t>0.231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02AC9A9" w14:textId="77777777">
            <w:pPr>
              <w:spacing w:line="240" w:lineRule="auto"/>
              <w:jc w:val="center"/>
            </w:pPr>
            <w:r>
              <w:t>2.526</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34874F88" w14:textId="77777777">
            <w:pPr>
              <w:spacing w:line="240" w:lineRule="auto"/>
              <w:jc w:val="center"/>
            </w:pPr>
            <w:r>
              <w:t>0.561</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602E70D" w14:textId="77777777">
            <w:pPr>
              <w:spacing w:line="240" w:lineRule="auto"/>
              <w:jc w:val="center"/>
            </w:pPr>
            <w:r>
              <w:t>0.202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7866C4F9" w14:textId="77777777">
            <w:pPr>
              <w:spacing w:line="240" w:lineRule="auto"/>
              <w:jc w:val="center"/>
            </w:pPr>
            <w:r>
              <w:t>1.483</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99F69D6" w14:textId="77777777">
            <w:pPr>
              <w:spacing w:line="240" w:lineRule="auto"/>
              <w:jc w:val="center"/>
            </w:pPr>
            <w:r>
              <w:t>1.217</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13AC0771" w14:textId="77777777">
            <w:pPr>
              <w:spacing w:line="240" w:lineRule="auto"/>
              <w:jc w:val="center"/>
            </w:pPr>
            <w:r>
              <w:t>1.392</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49A64594" w14:textId="77777777">
            <w:pPr>
              <w:spacing w:line="240" w:lineRule="auto"/>
              <w:jc w:val="center"/>
            </w:pPr>
            <w:r>
              <w:t>3.093</w:t>
            </w:r>
          </w:p>
        </w:tc>
        <w:tc>
          <w:tcPr>
            <w:tcW w:w="892" w:type="dxa"/>
            <w:tcBorders>
              <w:top w:val="nil"/>
              <w:left w:val="nil"/>
              <w:bottom w:val="nil"/>
              <w:right w:val="nil"/>
            </w:tcBorders>
            <w:shd w:val="clear" w:color="auto" w:fill="auto"/>
            <w:tcMar>
              <w:top w:w="100" w:type="dxa"/>
              <w:left w:w="100" w:type="dxa"/>
              <w:bottom w:w="100" w:type="dxa"/>
              <w:right w:w="100" w:type="dxa"/>
            </w:tcMar>
          </w:tcPr>
          <w:p w:rsidR="00BC3597" w:rsidRDefault="004D7D4A" w14:paraId="0AC81C34" w14:textId="77777777">
            <w:pPr>
              <w:spacing w:line="240" w:lineRule="auto"/>
              <w:jc w:val="center"/>
            </w:pPr>
            <w:r>
              <w:t>0.533</w:t>
            </w:r>
          </w:p>
        </w:tc>
      </w:tr>
      <w:tr w:rsidR="00BC3597" w14:paraId="4615A56A" w14:textId="77777777">
        <w:trPr>
          <w:trHeight w:val="420"/>
          <w:jc w:val="center"/>
        </w:trPr>
        <w:tc>
          <w:tcPr>
            <w:tcW w:w="930"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16F32854" w14:textId="77777777">
            <w:pPr>
              <w:spacing w:line="240" w:lineRule="auto"/>
              <w:jc w:val="center"/>
            </w:pPr>
            <w:r>
              <w:t>OC</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095ED85D" w14:textId="77777777">
            <w:pPr>
              <w:spacing w:line="240" w:lineRule="auto"/>
              <w:jc w:val="center"/>
            </w:pPr>
            <w:r>
              <w:t>0.003</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169F23F5" w14:textId="77777777">
            <w:pPr>
              <w:spacing w:line="240" w:lineRule="auto"/>
              <w:jc w:val="center"/>
              <w:rPr>
                <w:i/>
              </w:rPr>
            </w:pPr>
            <w:r>
              <w:t>0</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72331C02" w14:textId="77777777">
            <w:pPr>
              <w:spacing w:line="240" w:lineRule="auto"/>
              <w:jc w:val="center"/>
              <w:rPr>
                <w:i/>
              </w:rPr>
            </w:pPr>
            <w:r>
              <w:t>0</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2DC666CC" w14:textId="77777777">
            <w:pPr>
              <w:spacing w:line="240" w:lineRule="auto"/>
              <w:jc w:val="center"/>
              <w:rPr>
                <w:i/>
              </w:rPr>
            </w:pPr>
            <w:r>
              <w:t>0</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2F627382" w14:textId="77777777">
            <w:pPr>
              <w:spacing w:line="240" w:lineRule="auto"/>
              <w:jc w:val="center"/>
            </w:pPr>
            <w:r>
              <w:t>0.008</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6EF5FC12" w14:textId="77777777">
            <w:pPr>
              <w:spacing w:line="240" w:lineRule="auto"/>
              <w:jc w:val="center"/>
            </w:pPr>
            <w:r>
              <w:t>0.005</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6DD42111" w14:textId="77777777">
            <w:pPr>
              <w:spacing w:line="240" w:lineRule="auto"/>
              <w:jc w:val="center"/>
            </w:pPr>
            <w:r>
              <w:t>0.065</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7E0583FB" w14:textId="77777777">
            <w:pPr>
              <w:spacing w:line="240" w:lineRule="auto"/>
              <w:jc w:val="center"/>
            </w:pPr>
            <w:r>
              <w:t>0.031</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34A5294C" w14:textId="77777777">
            <w:pPr>
              <w:spacing w:line="240" w:lineRule="auto"/>
              <w:jc w:val="center"/>
            </w:pPr>
            <w:r>
              <w:t>0.043</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3F2E1EDA" w14:textId="77777777">
            <w:pPr>
              <w:spacing w:line="240" w:lineRule="auto"/>
              <w:jc w:val="center"/>
            </w:pPr>
            <w:r>
              <w:t>0.275</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tcPr>
          <w:p w:rsidR="00BC3597" w:rsidRDefault="004D7D4A" w14:paraId="67626DA8" w14:textId="77777777">
            <w:pPr>
              <w:spacing w:line="240" w:lineRule="auto"/>
              <w:jc w:val="center"/>
            </w:pPr>
            <w:r>
              <w:t>0.292</w:t>
            </w:r>
          </w:p>
        </w:tc>
      </w:tr>
    </w:tbl>
    <w:p w:rsidR="00BC3597" w:rsidRDefault="004D7D4A" w14:paraId="4777B61D" w14:textId="77777777">
      <w:pPr>
        <w:spacing w:line="240" w:lineRule="auto"/>
      </w:pPr>
      <w:r>
        <w:br w:type="page"/>
      </w:r>
    </w:p>
    <w:p w:rsidR="00BC3597" w:rsidP="00B24888" w:rsidRDefault="004D7D4A" w14:paraId="569251DF" w14:textId="77777777">
      <w:pPr>
        <w:spacing w:line="480" w:lineRule="auto"/>
      </w:pPr>
      <w:r>
        <w:lastRenderedPageBreak/>
        <w:t>Table S3: Mean biomass (µg dry/L) of zooplankton taxa captured in surface tows between 14 May (Week 20) and 23 July (Week 30) 2018 in the Apostle Islands region of Lake Superior. See Figure 2 for other abbreviations.</w:t>
      </w:r>
    </w:p>
    <w:p w:rsidR="00BC3597" w:rsidRDefault="00BC3597" w14:paraId="465BC1F6" w14:textId="77777777">
      <w:pPr>
        <w:spacing w:line="240" w:lineRule="auto"/>
      </w:pPr>
    </w:p>
    <w:p w:rsidR="00BC3597" w:rsidRDefault="00BC3597" w14:paraId="492CCE10" w14:textId="77777777">
      <w:pPr>
        <w:spacing w:line="240" w:lineRule="auto"/>
      </w:pPr>
    </w:p>
    <w:tbl>
      <w:tblPr>
        <w:tblStyle w:val="a2"/>
        <w:tblW w:w="10751" w:type="dxa"/>
        <w:jc w:val="center"/>
        <w:tblBorders>
          <w:top w:val="nil"/>
          <w:left w:val="nil"/>
          <w:bottom w:val="nil"/>
          <w:right w:val="nil"/>
          <w:insideH w:val="nil"/>
          <w:insideV w:val="nil"/>
        </w:tblBorders>
        <w:tblLayout w:type="fixed"/>
        <w:tblLook w:val="0600" w:firstRow="0" w:lastRow="0" w:firstColumn="0" w:lastColumn="0" w:noHBand="1" w:noVBand="1"/>
      </w:tblPr>
      <w:tblGrid>
        <w:gridCol w:w="930"/>
        <w:gridCol w:w="892"/>
        <w:gridCol w:w="892"/>
        <w:gridCol w:w="893"/>
        <w:gridCol w:w="893"/>
        <w:gridCol w:w="893"/>
        <w:gridCol w:w="893"/>
        <w:gridCol w:w="893"/>
        <w:gridCol w:w="893"/>
        <w:gridCol w:w="893"/>
        <w:gridCol w:w="893"/>
        <w:gridCol w:w="893"/>
      </w:tblGrid>
      <w:tr w:rsidR="00BC3597" w14:paraId="1F141803" w14:textId="77777777">
        <w:trPr>
          <w:trHeight w:val="435"/>
          <w:jc w:val="center"/>
        </w:trPr>
        <w:tc>
          <w:tcPr>
            <w:tcW w:w="930" w:type="dxa"/>
            <w:tcBorders>
              <w:top w:val="single" w:color="000000" w:sz="8" w:space="0"/>
              <w:left w:val="nil"/>
              <w:bottom w:val="nil"/>
              <w:right w:val="nil"/>
            </w:tcBorders>
            <w:tcMar>
              <w:top w:w="100" w:type="dxa"/>
              <w:left w:w="100" w:type="dxa"/>
              <w:bottom w:w="100" w:type="dxa"/>
              <w:right w:w="100" w:type="dxa"/>
            </w:tcMar>
            <w:vAlign w:val="center"/>
          </w:tcPr>
          <w:p w:rsidR="00BC3597" w:rsidRDefault="00BC3597" w14:paraId="56EA1188" w14:textId="77777777">
            <w:pPr>
              <w:spacing w:line="240" w:lineRule="auto"/>
            </w:pPr>
          </w:p>
        </w:tc>
        <w:tc>
          <w:tcPr>
            <w:tcW w:w="9812" w:type="dxa"/>
            <w:gridSpan w:val="11"/>
            <w:tcBorders>
              <w:top w:val="single" w:color="000000" w:sz="8" w:space="0"/>
              <w:left w:val="nil"/>
              <w:bottom w:val="single" w:color="000000" w:sz="8" w:space="0"/>
              <w:right w:val="nil"/>
            </w:tcBorders>
            <w:tcMar>
              <w:top w:w="100" w:type="dxa"/>
              <w:left w:w="100" w:type="dxa"/>
              <w:bottom w:w="100" w:type="dxa"/>
              <w:right w:w="100" w:type="dxa"/>
            </w:tcMar>
            <w:vAlign w:val="center"/>
          </w:tcPr>
          <w:p w:rsidR="00BC3597" w:rsidRDefault="004D7D4A" w14:paraId="6CAF6073" w14:textId="77777777">
            <w:pPr>
              <w:spacing w:line="240" w:lineRule="auto"/>
              <w:jc w:val="center"/>
            </w:pPr>
            <w:r>
              <w:t>Week</w:t>
            </w:r>
          </w:p>
        </w:tc>
      </w:tr>
      <w:tr w:rsidR="00BC3597" w14:paraId="6B931FD4" w14:textId="77777777">
        <w:trPr>
          <w:trHeight w:val="435"/>
          <w:jc w:val="center"/>
        </w:trPr>
        <w:tc>
          <w:tcPr>
            <w:tcW w:w="930"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60E9E4DC" w14:textId="77777777">
            <w:pPr>
              <w:spacing w:line="240" w:lineRule="auto"/>
            </w:pPr>
            <w:r>
              <w:t>Taxon</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07FDA77D" w14:textId="77777777">
            <w:pPr>
              <w:spacing w:line="240" w:lineRule="auto"/>
              <w:jc w:val="center"/>
            </w:pPr>
            <w:r>
              <w:t>20</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290F188A" w14:textId="77777777">
            <w:pPr>
              <w:spacing w:line="240" w:lineRule="auto"/>
              <w:jc w:val="center"/>
            </w:pPr>
            <w:r>
              <w:t>21</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432D2D77" w14:textId="77777777">
            <w:pPr>
              <w:spacing w:line="240" w:lineRule="auto"/>
              <w:jc w:val="center"/>
            </w:pPr>
            <w:r>
              <w:t>22</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37360513" w14:textId="77777777">
            <w:pPr>
              <w:spacing w:line="240" w:lineRule="auto"/>
              <w:jc w:val="center"/>
            </w:pPr>
            <w:r>
              <w:t>23</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2E6D7163" w14:textId="77777777">
            <w:pPr>
              <w:spacing w:line="240" w:lineRule="auto"/>
              <w:jc w:val="center"/>
            </w:pPr>
            <w:r>
              <w:t>24</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37A3A162" w14:textId="77777777">
            <w:pPr>
              <w:spacing w:line="240" w:lineRule="auto"/>
              <w:jc w:val="center"/>
            </w:pPr>
            <w:r>
              <w:t>25</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1B72EBD8" w14:textId="77777777">
            <w:pPr>
              <w:spacing w:line="240" w:lineRule="auto"/>
              <w:jc w:val="center"/>
            </w:pPr>
            <w:r>
              <w:t>26</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22CE7CA3" w14:textId="77777777">
            <w:pPr>
              <w:spacing w:line="240" w:lineRule="auto"/>
              <w:jc w:val="center"/>
            </w:pPr>
            <w:r>
              <w:t>27</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66903169" w14:textId="77777777">
            <w:pPr>
              <w:spacing w:line="240" w:lineRule="auto"/>
              <w:jc w:val="center"/>
            </w:pPr>
            <w:r>
              <w:t>28</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44C46BD3" w14:textId="77777777">
            <w:pPr>
              <w:spacing w:line="240" w:lineRule="auto"/>
              <w:jc w:val="center"/>
            </w:pPr>
            <w:r>
              <w:t>29</w:t>
            </w:r>
          </w:p>
        </w:tc>
        <w:tc>
          <w:tcPr>
            <w:tcW w:w="892" w:type="dxa"/>
            <w:tcBorders>
              <w:top w:val="single" w:color="000000" w:sz="8" w:space="0"/>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3E695FF5" w14:textId="77777777">
            <w:pPr>
              <w:spacing w:line="240" w:lineRule="auto"/>
              <w:jc w:val="center"/>
            </w:pPr>
            <w:r>
              <w:t>30</w:t>
            </w:r>
          </w:p>
        </w:tc>
      </w:tr>
      <w:tr w:rsidR="00BC3597" w14:paraId="10D7AB47" w14:textId="77777777">
        <w:trPr>
          <w:trHeight w:val="435"/>
          <w:jc w:val="center"/>
        </w:trPr>
        <w:tc>
          <w:tcPr>
            <w:tcW w:w="930"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6390274" w14:textId="77777777">
            <w:pPr>
              <w:spacing w:line="240" w:lineRule="auto"/>
              <w:jc w:val="center"/>
            </w:pPr>
            <w:r>
              <w:t>BY</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41FC81F"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24D3F00" w14:textId="77777777">
            <w:pPr>
              <w:spacing w:line="240" w:lineRule="auto"/>
              <w:jc w:val="cente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876D8DD"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26A656A"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6C13FCB"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EB90FA3"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C999F3A"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C7E6B0E"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8DDE301"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35AA548" w14:textId="77777777">
            <w:pPr>
              <w:spacing w:line="240" w:lineRule="auto"/>
              <w:jc w:val="center"/>
            </w:pPr>
            <w:r>
              <w:t>0.013</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783A82D" w14:textId="77777777">
            <w:pPr>
              <w:spacing w:line="240" w:lineRule="auto"/>
              <w:jc w:val="center"/>
            </w:pPr>
            <w:r>
              <w:t>0.035</w:t>
            </w:r>
          </w:p>
        </w:tc>
      </w:tr>
      <w:tr w:rsidR="00BC3597" w14:paraId="09BAEA3B"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3CD2900B" w14:textId="77777777">
            <w:pPr>
              <w:spacing w:line="240" w:lineRule="auto"/>
              <w:jc w:val="center"/>
            </w:pPr>
            <w:r>
              <w:t>CA*</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4ECDA3F" w14:textId="77777777">
            <w:pPr>
              <w:spacing w:line="240" w:lineRule="auto"/>
              <w:jc w:val="center"/>
            </w:pPr>
            <w:r>
              <w:t>0.089</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3D7DA470" w14:textId="77777777">
            <w:pPr>
              <w:spacing w:line="240" w:lineRule="auto"/>
              <w:jc w:val="center"/>
            </w:pPr>
            <w:r>
              <w:t>0.009</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81A38C7" w14:textId="77777777">
            <w:pPr>
              <w:spacing w:line="240" w:lineRule="auto"/>
              <w:jc w:val="center"/>
            </w:pPr>
            <w:r>
              <w:t>0.005</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100E6D6" w14:textId="77777777">
            <w:pPr>
              <w:spacing w:line="240" w:lineRule="auto"/>
              <w:jc w:val="center"/>
            </w:pPr>
            <w:r>
              <w:t>0.185</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AA47097" w14:textId="77777777">
            <w:pPr>
              <w:spacing w:line="240" w:lineRule="auto"/>
              <w:jc w:val="center"/>
            </w:pPr>
            <w:r>
              <w:t>0.057</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1802A51" w14:textId="77777777">
            <w:pPr>
              <w:spacing w:line="240" w:lineRule="auto"/>
              <w:jc w:val="center"/>
            </w:pPr>
            <w:r>
              <w:t>0.138</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CE460FB" w14:textId="77777777">
            <w:pPr>
              <w:spacing w:line="240" w:lineRule="auto"/>
              <w:jc w:val="center"/>
            </w:pPr>
            <w:r>
              <w:t>1.078</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0696B41" w14:textId="77777777">
            <w:pPr>
              <w:spacing w:line="240" w:lineRule="auto"/>
              <w:jc w:val="center"/>
            </w:pPr>
            <w:r>
              <w:t>1.050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27446FEF" w14:textId="77777777">
            <w:pPr>
              <w:spacing w:line="240" w:lineRule="auto"/>
              <w:jc w:val="center"/>
            </w:pPr>
            <w:r>
              <w:t>0.069</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786FD11" w14:textId="77777777">
            <w:pPr>
              <w:spacing w:line="240" w:lineRule="auto"/>
              <w:jc w:val="center"/>
            </w:pPr>
            <w:r>
              <w:t>1.386</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0A73576" w14:textId="77777777">
            <w:pPr>
              <w:spacing w:line="240" w:lineRule="auto"/>
              <w:jc w:val="center"/>
            </w:pPr>
            <w:r>
              <w:t>0.351</w:t>
            </w:r>
          </w:p>
        </w:tc>
      </w:tr>
      <w:tr w:rsidR="00BC3597" w14:paraId="008C639F"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2B87E4C" w14:textId="77777777">
            <w:pPr>
              <w:spacing w:line="240" w:lineRule="auto"/>
              <w:jc w:val="center"/>
            </w:pPr>
            <w:r>
              <w:t>CA</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AD21189" w14:textId="77777777">
            <w:pPr>
              <w:spacing w:line="240" w:lineRule="auto"/>
              <w:jc w:val="center"/>
            </w:pPr>
            <w:r>
              <w:t>0.144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7F78C23" w14:textId="77777777">
            <w:pPr>
              <w:spacing w:line="240" w:lineRule="auto"/>
              <w:jc w:val="center"/>
            </w:pPr>
            <w:r>
              <w:t>0.092</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EC7EC9C"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6CD0AF7" w14:textId="77777777">
            <w:pPr>
              <w:spacing w:line="240" w:lineRule="auto"/>
              <w:jc w:val="center"/>
            </w:pPr>
            <w:r>
              <w:t>0.494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32A8DF5" w14:textId="77777777">
            <w:pPr>
              <w:spacing w:line="240" w:lineRule="auto"/>
              <w:jc w:val="center"/>
            </w:pPr>
            <w:r>
              <w:t>0.024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294BCE1" w14:textId="77777777">
            <w:pPr>
              <w:spacing w:line="240" w:lineRule="auto"/>
              <w:jc w:val="center"/>
            </w:pPr>
            <w:r>
              <w:t>0.074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F1EEB83" w14:textId="77777777">
            <w:pPr>
              <w:spacing w:line="240" w:lineRule="auto"/>
              <w:jc w:val="center"/>
            </w:pPr>
            <w:r>
              <w:t>0.072</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03DF062" w14:textId="77777777">
            <w:pPr>
              <w:spacing w:line="240" w:lineRule="auto"/>
              <w:jc w:val="center"/>
            </w:pPr>
            <w:r>
              <w:t>0.104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33BB9BE" w14:textId="77777777">
            <w:pPr>
              <w:spacing w:line="240" w:lineRule="auto"/>
              <w:jc w:val="center"/>
            </w:pPr>
            <w:r>
              <w:t>0.053</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5517534" w14:textId="77777777">
            <w:pPr>
              <w:spacing w:line="240" w:lineRule="auto"/>
              <w:jc w:val="center"/>
            </w:pPr>
            <w:r>
              <w:t>0.356</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10A3B2A" w14:textId="77777777">
            <w:pPr>
              <w:spacing w:line="240" w:lineRule="auto"/>
              <w:jc w:val="center"/>
            </w:pPr>
            <w:r>
              <w:t>0.009</w:t>
            </w:r>
          </w:p>
        </w:tc>
      </w:tr>
      <w:tr w:rsidR="00BC3597" w14:paraId="1A798041"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24D6886E" w14:textId="77777777">
            <w:pPr>
              <w:spacing w:line="240" w:lineRule="auto"/>
              <w:jc w:val="center"/>
            </w:pPr>
            <w:r>
              <w:t>CY*</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53CB5BE" w14:textId="77777777">
            <w:pPr>
              <w:spacing w:line="240" w:lineRule="auto"/>
              <w:jc w:val="center"/>
            </w:pPr>
            <w:r>
              <w:t>0.010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5151A0C" w14:textId="77777777">
            <w:pPr>
              <w:spacing w:line="240" w:lineRule="auto"/>
              <w:jc w:val="center"/>
            </w:pPr>
            <w:r>
              <w:t>0.003</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594FC40"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F9DFE71" w14:textId="77777777">
            <w:pPr>
              <w:spacing w:line="240" w:lineRule="auto"/>
              <w:jc w:val="center"/>
            </w:pPr>
            <w:r>
              <w:t>0.008</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B36EAB4" w14:textId="77777777">
            <w:pPr>
              <w:spacing w:line="240" w:lineRule="auto"/>
              <w:jc w:val="center"/>
            </w:pPr>
            <w:r>
              <w:t>0.006</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4D6B0F7" w14:textId="77777777">
            <w:pPr>
              <w:spacing w:line="240" w:lineRule="auto"/>
              <w:jc w:val="center"/>
            </w:pPr>
            <w:r>
              <w:t>0.007</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B4FC8B3" w14:textId="77777777">
            <w:pPr>
              <w:spacing w:line="240" w:lineRule="auto"/>
              <w:jc w:val="center"/>
            </w:pPr>
            <w:r>
              <w:t>0.425</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ED3541E" w14:textId="77777777">
            <w:pPr>
              <w:spacing w:line="240" w:lineRule="auto"/>
              <w:jc w:val="center"/>
            </w:pPr>
            <w:r>
              <w:t>0.313</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C4EDB9E" w14:textId="77777777">
            <w:pPr>
              <w:spacing w:line="240" w:lineRule="auto"/>
              <w:jc w:val="center"/>
            </w:pPr>
            <w:r>
              <w:t>0.341</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84BF246" w14:textId="77777777">
            <w:pPr>
              <w:spacing w:line="240" w:lineRule="auto"/>
              <w:jc w:val="center"/>
            </w:pPr>
            <w:r>
              <w:t>1.976</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349A31E9" w14:textId="77777777">
            <w:pPr>
              <w:spacing w:line="240" w:lineRule="auto"/>
              <w:jc w:val="center"/>
            </w:pPr>
            <w:r>
              <w:t>0.219</w:t>
            </w:r>
          </w:p>
        </w:tc>
      </w:tr>
      <w:tr w:rsidR="00BC3597" w14:paraId="79A3CA7B"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239F177" w14:textId="77777777">
            <w:pPr>
              <w:spacing w:line="240" w:lineRule="auto"/>
              <w:jc w:val="center"/>
            </w:pPr>
            <w:r>
              <w:t>CY</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3F13061" w14:textId="77777777">
            <w:pPr>
              <w:spacing w:line="240" w:lineRule="auto"/>
              <w:jc w:val="center"/>
            </w:pPr>
            <w:r>
              <w:t>0.014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6D9E463"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01B7A10"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9269851" w14:textId="77777777">
            <w:pPr>
              <w:spacing w:line="240" w:lineRule="auto"/>
              <w:jc w:val="center"/>
            </w:pPr>
            <w:r>
              <w:t>0.015</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8AE59D4" w14:textId="77777777">
            <w:pPr>
              <w:spacing w:line="240" w:lineRule="auto"/>
              <w:jc w:val="center"/>
            </w:pPr>
            <w:r>
              <w:t>0.004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33B90457" w14:textId="77777777">
            <w:pPr>
              <w:spacing w:line="240" w:lineRule="auto"/>
              <w:jc w:val="center"/>
            </w:pPr>
            <w:r>
              <w:t>0.003</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BE84DC7" w14:textId="77777777">
            <w:pPr>
              <w:spacing w:line="240" w:lineRule="auto"/>
              <w:jc w:val="center"/>
            </w:pPr>
            <w:r>
              <w:t>0.060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9FCB2C4" w14:textId="77777777">
            <w:pPr>
              <w:spacing w:line="240" w:lineRule="auto"/>
              <w:jc w:val="center"/>
            </w:pPr>
            <w:r>
              <w:t>0.282</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E63037C" w14:textId="77777777">
            <w:pPr>
              <w:spacing w:line="240" w:lineRule="auto"/>
              <w:jc w:val="center"/>
            </w:pPr>
            <w:r>
              <w:t>0.183</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78996AB" w14:textId="77777777">
            <w:pPr>
              <w:spacing w:line="240" w:lineRule="auto"/>
              <w:jc w:val="center"/>
            </w:pPr>
            <w:r>
              <w:t>0.999</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24660A3F" w14:textId="77777777">
            <w:pPr>
              <w:spacing w:line="240" w:lineRule="auto"/>
              <w:jc w:val="center"/>
            </w:pPr>
            <w:r>
              <w:t>0.260</w:t>
            </w:r>
          </w:p>
        </w:tc>
      </w:tr>
      <w:tr w:rsidR="00BC3597" w14:paraId="14F6CA99"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B9BC859" w14:textId="77777777">
            <w:pPr>
              <w:spacing w:line="240" w:lineRule="auto"/>
              <w:jc w:val="center"/>
            </w:pPr>
            <w:r>
              <w:t>DA</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261B4F4" w14:textId="77777777">
            <w:pPr>
              <w:spacing w:line="240" w:lineRule="auto"/>
              <w:jc w:val="center"/>
            </w:pPr>
            <w:r>
              <w:t>&lt;0.001</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3967DE71"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0CD5ACF"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1219529"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0641731"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ADA8FB6" w14:textId="77777777">
            <w:pPr>
              <w:spacing w:line="240" w:lineRule="auto"/>
              <w:jc w:val="center"/>
            </w:pPr>
            <w:r>
              <w:t>0.001</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DC81BF3" w14:textId="77777777">
            <w:pPr>
              <w:spacing w:line="240" w:lineRule="auto"/>
              <w:jc w:val="center"/>
            </w:pPr>
            <w:r>
              <w:t>0.005</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0E50328" w14:textId="77777777">
            <w:pPr>
              <w:spacing w:line="240" w:lineRule="auto"/>
              <w:jc w:val="center"/>
              <w:rPr>
                <w:i/>
              </w:rPr>
            </w:pPr>
            <w:r>
              <w:t>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7CB6F31D" w14:textId="77777777">
            <w:pPr>
              <w:spacing w:line="240" w:lineRule="auto"/>
              <w:jc w:val="center"/>
            </w:pPr>
            <w:r>
              <w:t>0.043</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1999AB8" w14:textId="77777777">
            <w:pPr>
              <w:spacing w:line="240" w:lineRule="auto"/>
              <w:jc w:val="center"/>
            </w:pPr>
            <w:r>
              <w:t>0.147</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4CD14FFF" w14:textId="77777777">
            <w:pPr>
              <w:spacing w:line="240" w:lineRule="auto"/>
              <w:jc w:val="center"/>
            </w:pPr>
            <w:r>
              <w:t>0.015</w:t>
            </w:r>
          </w:p>
        </w:tc>
      </w:tr>
      <w:tr w:rsidR="00BC3597" w14:paraId="462D701A" w14:textId="77777777">
        <w:trPr>
          <w:trHeight w:val="420"/>
          <w:jc w:val="center"/>
        </w:trPr>
        <w:tc>
          <w:tcPr>
            <w:tcW w:w="930"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AC704B4" w14:textId="77777777">
            <w:pPr>
              <w:spacing w:line="240" w:lineRule="auto"/>
              <w:jc w:val="center"/>
            </w:pPr>
            <w:r>
              <w:t>NA</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200C6547" w14:textId="77777777">
            <w:pPr>
              <w:spacing w:line="240" w:lineRule="auto"/>
              <w:jc w:val="center"/>
            </w:pPr>
            <w:r>
              <w:t>0.086</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6962040" w14:textId="77777777">
            <w:pPr>
              <w:spacing w:line="240" w:lineRule="auto"/>
              <w:jc w:val="center"/>
            </w:pPr>
            <w:r>
              <w:t>0.004</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85FE75B" w14:textId="77777777">
            <w:pPr>
              <w:spacing w:line="240" w:lineRule="auto"/>
              <w:jc w:val="center"/>
            </w:pPr>
            <w:r>
              <w:t>0.028</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323B5910" w14:textId="77777777">
            <w:pPr>
              <w:spacing w:line="240" w:lineRule="auto"/>
              <w:jc w:val="center"/>
            </w:pPr>
            <w:r>
              <w:t>0.570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29D48DD6" w14:textId="77777777">
            <w:pPr>
              <w:spacing w:line="240" w:lineRule="auto"/>
              <w:jc w:val="center"/>
            </w:pPr>
            <w:r>
              <w:t>0.102</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5A52081B" w14:textId="77777777">
            <w:pPr>
              <w:spacing w:line="240" w:lineRule="auto"/>
              <w:jc w:val="center"/>
            </w:pPr>
            <w:r>
              <w:t>0.090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180DEAF3" w14:textId="77777777">
            <w:pPr>
              <w:spacing w:line="240" w:lineRule="auto"/>
              <w:jc w:val="center"/>
            </w:pPr>
            <w:r>
              <w:t>0.487</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8FB1868" w14:textId="77777777">
            <w:pPr>
              <w:spacing w:line="240" w:lineRule="auto"/>
              <w:jc w:val="center"/>
            </w:pPr>
            <w:r>
              <w:t>0.255</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3E44D77" w14:textId="77777777">
            <w:pPr>
              <w:spacing w:line="240" w:lineRule="auto"/>
              <w:jc w:val="center"/>
            </w:pPr>
            <w:r>
              <w:t>0.480</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687C6F1F" w14:textId="77777777">
            <w:pPr>
              <w:spacing w:line="240" w:lineRule="auto"/>
              <w:jc w:val="center"/>
            </w:pPr>
            <w:r>
              <w:t>0.816</w:t>
            </w:r>
          </w:p>
        </w:tc>
        <w:tc>
          <w:tcPr>
            <w:tcW w:w="892" w:type="dxa"/>
            <w:tcBorders>
              <w:top w:val="nil"/>
              <w:left w:val="nil"/>
              <w:bottom w:val="nil"/>
              <w:right w:val="nil"/>
            </w:tcBorders>
            <w:shd w:val="clear" w:color="auto" w:fill="auto"/>
            <w:tcMar>
              <w:top w:w="100" w:type="dxa"/>
              <w:left w:w="100" w:type="dxa"/>
              <w:bottom w:w="100" w:type="dxa"/>
              <w:right w:w="100" w:type="dxa"/>
            </w:tcMar>
            <w:vAlign w:val="center"/>
          </w:tcPr>
          <w:p w:rsidR="00BC3597" w:rsidRDefault="004D7D4A" w14:paraId="08BFEE81" w14:textId="77777777">
            <w:pPr>
              <w:spacing w:line="240" w:lineRule="auto"/>
              <w:jc w:val="center"/>
            </w:pPr>
            <w:r>
              <w:t>0.145</w:t>
            </w:r>
          </w:p>
        </w:tc>
      </w:tr>
      <w:tr w:rsidR="00BC3597" w14:paraId="40E9D348" w14:textId="77777777">
        <w:trPr>
          <w:trHeight w:val="420"/>
          <w:jc w:val="center"/>
        </w:trPr>
        <w:tc>
          <w:tcPr>
            <w:tcW w:w="930"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583279D9" w14:textId="77777777">
            <w:pPr>
              <w:spacing w:line="240" w:lineRule="auto"/>
              <w:jc w:val="center"/>
            </w:pPr>
            <w:r>
              <w:t>OC</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237962F5" w14:textId="77777777">
            <w:pPr>
              <w:spacing w:line="240" w:lineRule="auto"/>
              <w:jc w:val="center"/>
            </w:pPr>
            <w:r>
              <w:t>0.002</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02D624C7" w14:textId="77777777">
            <w:pPr>
              <w:spacing w:line="240" w:lineRule="auto"/>
              <w:jc w:val="center"/>
              <w:rPr>
                <w:i/>
              </w:rPr>
            </w:pPr>
            <w:r>
              <w:t>0</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6C4D9C9D" w14:textId="77777777">
            <w:pPr>
              <w:spacing w:line="240" w:lineRule="auto"/>
              <w:jc w:val="center"/>
              <w:rPr>
                <w:i/>
              </w:rPr>
            </w:pPr>
            <w:r>
              <w:t>0</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787E2753" w14:textId="77777777">
            <w:pPr>
              <w:spacing w:line="240" w:lineRule="auto"/>
              <w:jc w:val="center"/>
              <w:rPr>
                <w:i/>
              </w:rPr>
            </w:pPr>
            <w:r>
              <w:t>0</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1AB7887A" w14:textId="77777777">
            <w:pPr>
              <w:spacing w:line="240" w:lineRule="auto"/>
              <w:jc w:val="center"/>
            </w:pPr>
            <w:r>
              <w:t>0.005</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0DFB6466" w14:textId="77777777">
            <w:pPr>
              <w:spacing w:line="240" w:lineRule="auto"/>
              <w:jc w:val="center"/>
            </w:pPr>
            <w:r>
              <w:t>0.008</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004759C0" w14:textId="77777777">
            <w:pPr>
              <w:spacing w:line="240" w:lineRule="auto"/>
              <w:jc w:val="center"/>
            </w:pPr>
            <w:r>
              <w:t>0.073</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4C4AD32C" w14:textId="77777777">
            <w:pPr>
              <w:spacing w:line="240" w:lineRule="auto"/>
              <w:jc w:val="center"/>
            </w:pPr>
            <w:r>
              <w:t>0.076</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6D941035" w14:textId="77777777">
            <w:pPr>
              <w:spacing w:line="240" w:lineRule="auto"/>
              <w:jc w:val="center"/>
            </w:pPr>
            <w:r>
              <w:t>0.038</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643EA595" w14:textId="77777777">
            <w:pPr>
              <w:spacing w:line="240" w:lineRule="auto"/>
              <w:jc w:val="center"/>
            </w:pPr>
            <w:r>
              <w:t>0.986</w:t>
            </w:r>
          </w:p>
        </w:tc>
        <w:tc>
          <w:tcPr>
            <w:tcW w:w="892" w:type="dxa"/>
            <w:tcBorders>
              <w:top w:val="nil"/>
              <w:left w:val="nil"/>
              <w:bottom w:val="single" w:color="000000" w:sz="8" w:space="0"/>
              <w:right w:val="nil"/>
            </w:tcBorders>
            <w:shd w:val="clear" w:color="auto" w:fill="auto"/>
            <w:tcMar>
              <w:top w:w="100" w:type="dxa"/>
              <w:left w:w="100" w:type="dxa"/>
              <w:bottom w:w="100" w:type="dxa"/>
              <w:right w:w="100" w:type="dxa"/>
            </w:tcMar>
            <w:vAlign w:val="center"/>
          </w:tcPr>
          <w:p w:rsidR="00BC3597" w:rsidRDefault="004D7D4A" w14:paraId="5263275C" w14:textId="77777777">
            <w:pPr>
              <w:spacing w:line="240" w:lineRule="auto"/>
              <w:jc w:val="center"/>
            </w:pPr>
            <w:r>
              <w:t>0.943</w:t>
            </w:r>
          </w:p>
        </w:tc>
      </w:tr>
    </w:tbl>
    <w:p w:rsidR="00BC3597" w:rsidRDefault="00BC3597" w14:paraId="655B4958" w14:textId="77777777">
      <w:pPr>
        <w:spacing w:line="240" w:lineRule="auto"/>
      </w:pPr>
    </w:p>
    <w:sectPr w:rsidR="00BC3597" w:rsidSect="00DF67BC">
      <w:headerReference w:type="default" r:id="rId37"/>
      <w:footerReference w:type="default" r:id="rId38"/>
      <w:pgSz w:w="12240" w:h="15840" w:orient="portrait"/>
      <w:pgMar w:top="1440" w:right="1440" w:bottom="1440" w:left="1440" w:header="720" w:footer="720" w:gutter="0"/>
      <w:lnNumType w:countBy="1" w:restart="continuous"/>
      <w:pgNumType w:start="1"/>
      <w:cols w:space="720"/>
      <w:docGrid w:linePitch="299"/>
    </w:sectPr>
  </w:body>
</w:document>
</file>

<file path=word/comments.xml><?xml version="1.0" encoding="utf-8"?>
<w:comments xmlns:w14="http://schemas.microsoft.com/office/word/2010/wordml" xmlns:w="http://schemas.openxmlformats.org/wordprocessingml/2006/main">
  <w:comment w:initials="RL" w:author="Rosinski, Caroline (Contractor) L" w:date="2020-03-24T08:13:31" w:id="76528560">
    <w:p w:rsidR="63B89E4B" w:rsidRDefault="63B89E4B" w14:paraId="0EC05939" w14:textId="063BDB3E">
      <w:pPr>
        <w:pStyle w:val="CommentText"/>
      </w:pPr>
      <w:r w:rsidR="63B89E4B">
        <w:rPr/>
        <w:t>from X# of studies could be useful here</w:t>
      </w:r>
      <w:r>
        <w:rPr>
          <w:rStyle w:val="CommentReference"/>
        </w:rPr>
        <w:annotationRef/>
      </w:r>
    </w:p>
  </w:comment>
  <w:comment w:initials="RL" w:author="Rosinski, Caroline (Contractor) L" w:date="2020-03-24T08:14:16" w:id="1414449716">
    <w:p w:rsidR="63B89E4B" w:rsidRDefault="63B89E4B" w14:paraId="12EFC7E2" w14:textId="600045A3">
      <w:pPr>
        <w:pStyle w:val="CommentText"/>
      </w:pPr>
      <w:r w:rsidR="63B89E4B">
        <w:rPr/>
        <w:t>do you want to make a comment about what their range is? to emphasize that declines have been seen across a vast geographic area</w:t>
      </w:r>
      <w:r>
        <w:rPr>
          <w:rStyle w:val="CommentReference"/>
        </w:rPr>
        <w:annotationRef/>
      </w:r>
    </w:p>
  </w:comment>
  <w:comment w:initials="RL" w:author="Rosinski, Caroline (Contractor) L" w:date="2020-03-24T08:15:35" w:id="1202330211">
    <w:p w:rsidR="63B89E4B" w:rsidRDefault="63B89E4B" w14:paraId="3946CE21" w14:textId="506CDD0F">
      <w:pPr>
        <w:pStyle w:val="CommentText"/>
      </w:pPr>
      <w:r w:rsidR="63B89E4B">
        <w:rPr/>
        <w:t>do you want to include a "Laurentian Great Lakes (hereafter 'Great Lakes' for simplicity)" mention before you start using just "Great Lakes"? Not necessary but could be helpful for clarity</w:t>
      </w:r>
      <w:r>
        <w:rPr>
          <w:rStyle w:val="CommentReference"/>
        </w:rPr>
        <w:annotationRef/>
      </w:r>
    </w:p>
  </w:comment>
  <w:comment w:initials="RL" w:author="Rosinski, Caroline (Contractor) L" w:date="2020-03-24T08:17:15" w:id="1459096197">
    <w:p w:rsidR="63B89E4B" w:rsidRDefault="63B89E4B" w14:paraId="345250DA" w14:textId="0E85841B">
      <w:pPr>
        <w:pStyle w:val="CommentText"/>
      </w:pPr>
      <w:r w:rsidR="63B89E4B">
        <w:rPr/>
        <w:t>calculated for each tow using flowmeter readings or did you average flow for a few tows and apply to all? Some explanation of how you got sample volume is necessary</w:t>
      </w:r>
      <w:r>
        <w:rPr>
          <w:rStyle w:val="CommentReference"/>
        </w:rPr>
        <w:annotationRef/>
      </w:r>
    </w:p>
  </w:comment>
  <w:comment w:initials="RL" w:author="Rosinski, Caroline (Contractor) L" w:date="2020-03-24T08:18:22" w:id="1055385208">
    <w:p w:rsidR="63B89E4B" w:rsidRDefault="63B89E4B" w14:paraId="59308A1D" w14:textId="09D1AC74">
      <w:pPr>
        <w:pStyle w:val="CommentText"/>
      </w:pPr>
      <w:r w:rsidR="63B89E4B">
        <w:rPr/>
        <w:t xml:space="preserve">did this include or exclude Lake Whitefish? </w:t>
      </w:r>
      <w:r>
        <w:rPr>
          <w:rStyle w:val="CommentReference"/>
        </w:rPr>
        <w:annotationRef/>
      </w:r>
    </w:p>
  </w:comment>
  <w:comment w:initials="RL" w:author="Rosinski, Caroline (Contractor) L" w:date="2020-03-24T08:36:18" w:id="7410385">
    <w:p w:rsidR="63B89E4B" w:rsidRDefault="63B89E4B" w14:paraId="57900629" w14:textId="4C9B5FB1">
      <w:pPr>
        <w:pStyle w:val="CommentText"/>
      </w:pPr>
      <w:r w:rsidR="63B89E4B">
        <w:rPr/>
        <w:t>the way this sentence is worded is a bit confusing to me... I had to read it several times before understanding what you meant. I think maybe switching the order of it could be more clear. ie "Weekly average zooplankton density and biomass were low throughout the sampling period, not exceeding 6ind/L and 7 ug/L respectively, however marked increases in both values were observed between the beginning and end of the sampling period (7- and 20-fold increases for density and biomass, respectively)"</w:t>
      </w:r>
      <w:r>
        <w:rPr>
          <w:rStyle w:val="CommentReference"/>
        </w:rPr>
        <w:annotationRef/>
      </w:r>
    </w:p>
  </w:comment>
  <w:comment w:initials="RL" w:author="Rosinski, Caroline (Contractor) L" w:date="2020-03-24T08:42:29" w:id="1757204983">
    <w:p w:rsidR="63B89E4B" w:rsidRDefault="63B89E4B" w14:paraId="324D01A8" w14:textId="698394A6">
      <w:pPr>
        <w:pStyle w:val="CommentText"/>
      </w:pPr>
      <w:r w:rsidR="63B89E4B">
        <w:rPr/>
        <w:t>is it worth mentioning here that otolith ageing and growth analyses are difficult/impossible for larval coregonines and a method for doing this has not been validated? Wondering if that would be a question since that provides a way to differentiate cohorts of other species</w:t>
      </w:r>
      <w:r>
        <w:rPr>
          <w:rStyle w:val="CommentReference"/>
        </w:rPr>
        <w:annotationRef/>
      </w:r>
    </w:p>
  </w:comment>
  <w:comment w:initials="RL" w:author="Rosinski, Caroline (Contractor) L" w:date="2020-03-24T09:20:38" w:id="1006108209">
    <w:p w:rsidR="63B89E4B" w:rsidRDefault="63B89E4B" w14:paraId="28E4E5DF" w14:textId="53FE000F">
      <w:pPr>
        <w:pStyle w:val="CommentText"/>
      </w:pPr>
      <w:r w:rsidR="63B89E4B">
        <w:rPr/>
        <w:t xml:space="preserve">I think these comments are really useful to the discussion, but also assume that all 3 of these species were present in your larval samples. Is there anything you can say to support this assumption? I think maybe you had some genetic analyses on these samples to support this? Or if you keyed out a subset of individuals to species? </w:t>
      </w:r>
      <w:r>
        <w:rPr>
          <w:rStyle w:val="CommentReference"/>
        </w:rPr>
        <w:annotationRef/>
      </w:r>
    </w:p>
  </w:comment>
  <w:comment w:initials="RL" w:author="Rosinski, Caroline (Contractor) L" w:date="2020-03-24T09:24:29" w:id="485491214">
    <w:p w:rsidR="63B89E4B" w:rsidRDefault="63B89E4B" w14:paraId="2F926E1D" w14:textId="57BF868B">
      <w:pPr>
        <w:pStyle w:val="CommentText"/>
      </w:pPr>
      <w:r w:rsidR="63B89E4B">
        <w:rPr/>
        <w:t>just got the publication details: 2020, trans am fish soc 149:184-203</w:t>
      </w:r>
      <w:r>
        <w:rPr>
          <w:rStyle w:val="CommentReference"/>
        </w:rPr>
        <w:annotationRef/>
      </w:r>
    </w:p>
  </w:comment>
  <w:comment w:initials="RL" w:author="Rosinski, Caroline (Contractor) L" w:date="2020-03-24T09:28:05" w:id="1201412064">
    <w:p w:rsidR="63B89E4B" w:rsidRDefault="63B89E4B" w14:paraId="178FEBFD" w14:textId="77F1AC9C">
      <w:pPr>
        <w:pStyle w:val="CommentText"/>
      </w:pPr>
      <w:r w:rsidR="63B89E4B">
        <w:rPr/>
        <w:t>this would be perfect to address the above comment. Could either cite there also, or reorder paragraphs</w:t>
      </w:r>
      <w:r>
        <w:rPr>
          <w:rStyle w:val="CommentReference"/>
        </w:rPr>
        <w:annotationRef/>
      </w:r>
    </w:p>
  </w:comment>
  <w:comment w:initials="RL" w:author="Rosinski, Caroline (Contractor) L" w:date="2020-03-24T09:32:45" w:id="999985408">
    <w:p w:rsidR="63B89E4B" w:rsidRDefault="63B89E4B" w14:paraId="14C3536F" w14:textId="7B19FAEF">
      <w:pPr>
        <w:pStyle w:val="CommentText"/>
      </w:pPr>
      <w:r w:rsidR="63B89E4B">
        <w:rPr/>
        <w:t>if possible, could be nice if the colors in this plot matches those in figs 5 and 6</w:t>
      </w:r>
      <w:r>
        <w:rPr>
          <w:rStyle w:val="CommentReference"/>
        </w:rPr>
        <w:annotationRef/>
      </w:r>
    </w:p>
  </w:comment>
  <w:comment w:initials="RL" w:author="Rosinski, Caroline (Contractor) L" w:date="2020-03-24T09:35:00" w:id="1401635172">
    <w:p w:rsidR="63B89E4B" w:rsidRDefault="63B89E4B" w14:paraId="02CB445B" w14:textId="116187E0">
      <w:pPr>
        <w:pStyle w:val="CommentText"/>
      </w:pPr>
      <w:r w:rsidR="63B89E4B">
        <w:rPr/>
        <w:t>replacing week numbers with dates (May XX-XX) could make this easier to put into context with past and future studies</w:t>
      </w:r>
      <w:r>
        <w:rPr>
          <w:rStyle w:val="CommentReference"/>
        </w:rPr>
        <w:annotationRef/>
      </w:r>
    </w:p>
  </w:comment>
  <w:comment w:initials="RL" w:author="Rosinski, Caroline (Contractor) L" w:date="2020-03-24T09:35:56" w:id="186723483">
    <w:p w:rsidR="63B89E4B" w:rsidRDefault="63B89E4B" w14:paraId="0730BD35" w14:textId="25BBC069">
      <w:pPr>
        <w:pStyle w:val="CommentText"/>
      </w:pPr>
      <w:r w:rsidR="63B89E4B">
        <w:rPr/>
        <w:t>this is a great plot!!</w:t>
      </w:r>
      <w:r>
        <w:rPr>
          <w:rStyle w:val="CommentReference"/>
        </w:rPr>
        <w:annotationRef/>
      </w:r>
    </w:p>
  </w:comment>
  <w:comment w:initials="RL" w:author="Rosinski, Caroline (Contractor) L" w:date="2020-03-24T09:41:00" w:id="141515533">
    <w:p w:rsidR="63B89E4B" w:rsidRDefault="63B89E4B" w14:paraId="1AFE0DF0" w14:textId="625EE73B">
      <w:pPr>
        <w:pStyle w:val="CommentText"/>
      </w:pPr>
      <w:r w:rsidR="63B89E4B">
        <w:rPr/>
        <w:t>same comment about week labels as above</w:t>
      </w:r>
      <w:r>
        <w:rPr>
          <w:rStyle w:val="CommentReference"/>
        </w:rPr>
        <w:annotationRef/>
      </w:r>
    </w:p>
  </w:comment>
  <w:comment w:initials="RL" w:author="Rosinski, Caroline (Contractor) L" w:date="2020-03-24T09:49:06" w:id="961793874">
    <w:p w:rsidR="63B89E4B" w:rsidRDefault="63B89E4B" w14:paraId="45D7BB86" w14:textId="27A32BBC">
      <w:pPr>
        <w:pStyle w:val="CommentText"/>
      </w:pPr>
      <w:r w:rsidR="63B89E4B">
        <w:rPr/>
        <w:t>I think you need to clarify here whether or not Lake Whitefish are among the coregonines you analyzed. Throughout abstract and intro you specifically point out that you are trying to address the lack of data for coregonines excluding lake whitefish, but then don't make any mention of whether lake whitefish are among the samples you analyzed or if they were sorted into the "other" category. Especially if you did exclude Lake Whitefish from these analyses, that's a really important detail to make clear!</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EC05939"/>
  <w15:commentEx w15:done="0" w15:paraId="12EFC7E2"/>
  <w15:commentEx w15:done="0" w15:paraId="3946CE21"/>
  <w15:commentEx w15:done="0" w15:paraId="345250DA"/>
  <w15:commentEx w15:done="0" w15:paraId="59308A1D"/>
  <w15:commentEx w15:done="0" w15:paraId="57900629"/>
  <w15:commentEx w15:done="0" w15:paraId="324D01A8"/>
  <w15:commentEx w15:done="0" w15:paraId="28E4E5DF"/>
  <w15:commentEx w15:done="0" w15:paraId="2F926E1D"/>
  <w15:commentEx w15:done="0" w15:paraId="178FEBFD"/>
  <w15:commentEx w15:done="0" w15:paraId="14C3536F"/>
  <w15:commentEx w15:done="0" w15:paraId="02CB445B"/>
  <w15:commentEx w15:done="0" w15:paraId="0730BD35"/>
  <w15:commentEx w15:done="0" w15:paraId="1AFE0DF0"/>
  <w15:commentEx w15:done="0" w15:paraId="45D7BB8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63DDA1F" w16cex:dateUtc="2020-03-24T13:13:31.767Z"/>
  <w16cex:commentExtensible w16cex:durableId="37A9B25B" w16cex:dateUtc="2020-03-24T13:14:16.999Z"/>
  <w16cex:commentExtensible w16cex:durableId="6E9EB002" w16cex:dateUtc="2020-03-24T13:15:35.375Z"/>
  <w16cex:commentExtensible w16cex:durableId="5FE6740F" w16cex:dateUtc="2020-03-24T13:17:15.203Z"/>
  <w16cex:commentExtensible w16cex:durableId="6954DB74" w16cex:dateUtc="2020-03-24T13:18:22.809Z"/>
  <w16cex:commentExtensible w16cex:durableId="43898ADF" w16cex:dateUtc="2020-03-24T13:36:18.832Z"/>
  <w16cex:commentExtensible w16cex:durableId="09210911" w16cex:dateUtc="2020-03-24T13:42:29.376Z"/>
  <w16cex:commentExtensible w16cex:durableId="7C7DF598" w16cex:dateUtc="2020-03-24T14:20:38.044Z"/>
  <w16cex:commentExtensible w16cex:durableId="3DE9D59C" w16cex:dateUtc="2020-03-24T14:24:29.902Z"/>
  <w16cex:commentExtensible w16cex:durableId="2E7DDC25" w16cex:dateUtc="2020-03-24T14:28:05.315Z"/>
  <w16cex:commentExtensible w16cex:durableId="187F4994" w16cex:dateUtc="2020-03-24T14:32:45.355Z"/>
  <w16cex:commentExtensible w16cex:durableId="7C03A562" w16cex:dateUtc="2020-03-24T14:35:00.808Z"/>
  <w16cex:commentExtensible w16cex:durableId="160C09F2" w16cex:dateUtc="2020-03-24T14:35:56.2Z"/>
  <w16cex:commentExtensible w16cex:durableId="65323568" w16cex:dateUtc="2020-03-24T14:41:00.967Z"/>
  <w16cex:commentExtensible w16cex:durableId="3FAC9D6B" w16cex:dateUtc="2020-03-24T14:49:06.117Z"/>
</w16cex:commentsExtensible>
</file>

<file path=word/commentsIds.xml><?xml version="1.0" encoding="utf-8"?>
<w16cid:commentsIds xmlns:mc="http://schemas.openxmlformats.org/markup-compatibility/2006" xmlns:w16cid="http://schemas.microsoft.com/office/word/2016/wordml/cid" mc:Ignorable="w16cid">
  <w16cid:commentId w16cid:paraId="0EC05939" w16cid:durableId="163DDA1F"/>
  <w16cid:commentId w16cid:paraId="12EFC7E2" w16cid:durableId="37A9B25B"/>
  <w16cid:commentId w16cid:paraId="3946CE21" w16cid:durableId="6E9EB002"/>
  <w16cid:commentId w16cid:paraId="345250DA" w16cid:durableId="5FE6740F"/>
  <w16cid:commentId w16cid:paraId="59308A1D" w16cid:durableId="6954DB74"/>
  <w16cid:commentId w16cid:paraId="57900629" w16cid:durableId="43898ADF"/>
  <w16cid:commentId w16cid:paraId="324D01A8" w16cid:durableId="09210911"/>
  <w16cid:commentId w16cid:paraId="28E4E5DF" w16cid:durableId="7C7DF598"/>
  <w16cid:commentId w16cid:paraId="2F926E1D" w16cid:durableId="3DE9D59C"/>
  <w16cid:commentId w16cid:paraId="178FEBFD" w16cid:durableId="2E7DDC25"/>
  <w16cid:commentId w16cid:paraId="14C3536F" w16cid:durableId="187F4994"/>
  <w16cid:commentId w16cid:paraId="02CB445B" w16cid:durableId="7C03A562"/>
  <w16cid:commentId w16cid:paraId="0730BD35" w16cid:durableId="160C09F2"/>
  <w16cid:commentId w16cid:paraId="1AFE0DF0" w16cid:durableId="65323568"/>
  <w16cid:commentId w16cid:paraId="45D7BB86" w16cid:durableId="3FAC9D6B"/>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5D3" w:rsidRDefault="009C65D3" w14:paraId="394A456A" w14:textId="77777777">
      <w:pPr>
        <w:spacing w:line="240" w:lineRule="auto"/>
      </w:pPr>
      <w:r>
        <w:separator/>
      </w:r>
    </w:p>
  </w:endnote>
  <w:endnote w:type="continuationSeparator" w:id="0">
    <w:p w:rsidR="009C65D3" w:rsidRDefault="009C65D3" w14:paraId="0226F2D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Roboto">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D4A" w:rsidRDefault="004D7D4A" w14:paraId="1AA8866D" w14:textId="77777777">
    <w:pPr>
      <w:jc w:val="right"/>
    </w:pPr>
    <w:r>
      <w:fldChar w:fldCharType="begin"/>
    </w:r>
    <w:r>
      <w:instrText>PAGE</w:instrText>
    </w:r>
    <w:r>
      <w:fldChar w:fldCharType="separate"/>
    </w:r>
    <w:r w:rsidR="00D750AD">
      <w:rPr>
        <w:noProof/>
      </w:rPr>
      <w:t>33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5D3" w:rsidRDefault="009C65D3" w14:paraId="20E0EDFB" w14:textId="77777777">
      <w:pPr>
        <w:spacing w:line="240" w:lineRule="auto"/>
      </w:pPr>
      <w:r>
        <w:separator/>
      </w:r>
    </w:p>
  </w:footnote>
  <w:footnote w:type="continuationSeparator" w:id="0">
    <w:p w:rsidR="009C65D3" w:rsidRDefault="009C65D3" w14:paraId="2B63D614" w14:textId="7777777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D4A" w:rsidRDefault="004D7D4A" w14:paraId="15D83A79" w14:textId="77777777"/>
</w:hdr>
</file>

<file path=word/people.xml><?xml version="1.0" encoding="utf-8"?>
<w15:people xmlns:mc="http://schemas.openxmlformats.org/markup-compatibility/2006" xmlns:w15="http://schemas.microsoft.com/office/word/2012/wordml" mc:Ignorable="w15">
  <w15:person w15:author="Rosinski, Caroline (Contractor) L">
    <w15:presenceInfo w15:providerId="AD" w15:userId="S::crosinski@contractor.usgs.gov::7711513b-5780-47a1-a007-cdd3864f36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true"/>
  <w:zoom w:percent="158"/>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97"/>
    <w:rsid w:val="00041B82"/>
    <w:rsid w:val="001D5F8C"/>
    <w:rsid w:val="003C739A"/>
    <w:rsid w:val="004D7D4A"/>
    <w:rsid w:val="00635E91"/>
    <w:rsid w:val="009C65D3"/>
    <w:rsid w:val="00B24888"/>
    <w:rsid w:val="00BC3597"/>
    <w:rsid w:val="00D750AD"/>
    <w:rsid w:val="00DF67BC"/>
    <w:rsid w:val="0524A55E"/>
    <w:rsid w:val="06CAB592"/>
    <w:rsid w:val="07F9EE57"/>
    <w:rsid w:val="08941AED"/>
    <w:rsid w:val="187C4516"/>
    <w:rsid w:val="190B523F"/>
    <w:rsid w:val="1F3FF1F8"/>
    <w:rsid w:val="240AC272"/>
    <w:rsid w:val="26BD3AB3"/>
    <w:rsid w:val="2866D6BC"/>
    <w:rsid w:val="2A56B978"/>
    <w:rsid w:val="3C10D786"/>
    <w:rsid w:val="42889D0D"/>
    <w:rsid w:val="4EB8D659"/>
    <w:rsid w:val="4FFA5C3F"/>
    <w:rsid w:val="50942333"/>
    <w:rsid w:val="518C79AD"/>
    <w:rsid w:val="58AF82B4"/>
    <w:rsid w:val="5933AACA"/>
    <w:rsid w:val="5AD2CF5C"/>
    <w:rsid w:val="5F8B25B2"/>
    <w:rsid w:val="61321FB4"/>
    <w:rsid w:val="63B89E4B"/>
    <w:rsid w:val="67F0FCE4"/>
    <w:rsid w:val="694BBC3A"/>
    <w:rsid w:val="720EECF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D3A62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style>
  <w:style w:type="paragraph" w:styleId="Heading1">
    <w:name w:val="heading 1"/>
    <w:basedOn w:val="Normal"/>
    <w:next w:val="Normal"/>
    <w:pPr>
      <w:keepNext/>
      <w:keepLines/>
      <w:spacing w:before="240" w:line="480" w:lineRule="auto"/>
      <w:outlineLvl w:val="0"/>
    </w:pPr>
    <w:rPr>
      <w:b/>
      <w:sz w:val="24"/>
      <w:szCs w:val="24"/>
    </w:rPr>
  </w:style>
  <w:style w:type="paragraph" w:styleId="Heading2">
    <w:name w:val="heading 2"/>
    <w:basedOn w:val="Normal"/>
    <w:next w:val="Normal"/>
    <w:pPr>
      <w:keepNext/>
      <w:keepLines/>
      <w:spacing w:line="480" w:lineRule="auto"/>
      <w:outlineLvl w:val="1"/>
    </w:pPr>
    <w:rPr>
      <w:i/>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a" w:customStyle="1">
    <w:basedOn w:val="TableNormal"/>
    <w:tblPr>
      <w:tblStyleRowBandSize w:val="1"/>
      <w:tblStyleColBandSize w:val="1"/>
      <w:tblInd w:w="0" w:type="dxa"/>
      <w:tblCellMar>
        <w:top w:w="100" w:type="dxa"/>
        <w:left w:w="100" w:type="dxa"/>
        <w:bottom w:w="100" w:type="dxa"/>
        <w:right w:w="100" w:type="dxa"/>
      </w:tblCellMar>
    </w:tblPr>
  </w:style>
  <w:style w:type="table" w:styleId="a0" w:customStyle="1">
    <w:basedOn w:val="TableNormal"/>
    <w:tblPr>
      <w:tblStyleRowBandSize w:val="1"/>
      <w:tblStyleColBandSize w:val="1"/>
      <w:tblInd w:w="0" w:type="dxa"/>
      <w:tblCellMar>
        <w:top w:w="100" w:type="dxa"/>
        <w:left w:w="100" w:type="dxa"/>
        <w:bottom w:w="100" w:type="dxa"/>
        <w:right w:w="100" w:type="dxa"/>
      </w:tblCellMar>
    </w:tblPr>
  </w:style>
  <w:style w:type="table" w:styleId="a1" w:customStyle="1">
    <w:basedOn w:val="TableNormal"/>
    <w:tblPr>
      <w:tblStyleRowBandSize w:val="1"/>
      <w:tblStyleColBandSize w:val="1"/>
      <w:tblInd w:w="0" w:type="dxa"/>
      <w:tblCellMar>
        <w:top w:w="100" w:type="dxa"/>
        <w:left w:w="100" w:type="dxa"/>
        <w:bottom w:w="100" w:type="dxa"/>
        <w:right w:w="100" w:type="dxa"/>
      </w:tblCellMar>
    </w:tblPr>
  </w:style>
  <w:style w:type="table" w:styleId="a2" w:customStyle="1">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041B82"/>
    <w:rPr>
      <w:color w:val="0000FF" w:themeColor="hyperlink"/>
      <w:u w:val="single"/>
    </w:rPr>
  </w:style>
  <w:style w:type="character" w:styleId="LineNumber">
    <w:name w:val="line number"/>
    <w:basedOn w:val="DefaultParagraphFont"/>
    <w:uiPriority w:val="99"/>
    <w:semiHidden/>
    <w:unhideWhenUsed/>
    <w:rsid w:val="00DF6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&#65279;<?xml version="1.0" encoding="utf-8"?><Relationships xmlns="http://schemas.openxmlformats.org/package/2006/relationships"><Relationship Type="http://schemas.openxmlformats.org/officeDocument/2006/relationships/hyperlink" Target="https://doi.org/10.1007/BF00349007" TargetMode="External" Id="rId20" /><Relationship Type="http://schemas.openxmlformats.org/officeDocument/2006/relationships/hyperlink" Target="https://doi.org/10.1139/f88-197" TargetMode="External" Id="rId21" /><Relationship Type="http://schemas.openxmlformats.org/officeDocument/2006/relationships/hyperlink" Target="http://www.glfc.org/pubs/2012_GLFC_Native_Fishes_Workshop_Report_Linked.pdf" TargetMode="External" Id="rId22" /><Relationship Type="http://schemas.openxmlformats.org/officeDocument/2006/relationships/hyperlink" Target="https://doi.org/10.1016/j.fishres.2014.12.014" TargetMode="External" Id="rId23" /><Relationship Type="http://schemas.openxmlformats.org/officeDocument/2006/relationships/hyperlink" Target="https://doi.org/10.1016/j.jglr.2018.05.005" TargetMode="External" Id="rId24" /><Relationship Type="http://schemas.openxmlformats.org/officeDocument/2006/relationships/hyperlink" Target="https://doi.org/10.1577/1548-8659(1987)116%3C703:EOMRLS%3E2.0.CO;2" TargetMode="External" Id="rId25" /><Relationship Type="http://schemas.openxmlformats.org/officeDocument/2006/relationships/hyperlink" Target="https://doi.org/10.1016/S0380-1330(94)71154-0" TargetMode="External" Id="rId26" /><Relationship Type="http://schemas.openxmlformats.org/officeDocument/2006/relationships/hyperlink" Target="https://doi.org/10.1577/M08-002.1" TargetMode="External" Id="rId27" /><Relationship Type="http://schemas.openxmlformats.org/officeDocument/2006/relationships/hyperlink" Target="https://doi.org/10.1038/nature10824" TargetMode="External" Id="rId28" /><Relationship Type="http://schemas.openxmlformats.org/officeDocument/2006/relationships/hyperlink" Target="https://doi.org/10.1016/0304-3800(79)90004-8" TargetMode="External" Id="rId29" /><Relationship Type="http://schemas.openxmlformats.org/officeDocument/2006/relationships/styles" Target="styles.xml" Id="rId1" /><Relationship Type="http://schemas.openxmlformats.org/officeDocument/2006/relationships/settings" Target="settings.xml" Id="rId2" /><Relationship Type="http://schemas.openxmlformats.org/officeDocument/2006/relationships/webSettings" Target="webSettings.xml" Id="rId3" /><Relationship Type="http://schemas.openxmlformats.org/officeDocument/2006/relationships/footnotes" Target="footnotes.xml" Id="rId4" /><Relationship Type="http://schemas.openxmlformats.org/officeDocument/2006/relationships/endnotes" Target="endnotes.xml" Id="rId5" /><Relationship Type="http://schemas.openxmlformats.org/officeDocument/2006/relationships/image" Target="media/image1.png" Id="rId30" /><Relationship Type="http://schemas.openxmlformats.org/officeDocument/2006/relationships/image" Target="media/image2.png" Id="rId31" /><Relationship Type="http://schemas.openxmlformats.org/officeDocument/2006/relationships/image" Target="media/image3.png" Id="rId32" /><Relationship Type="http://schemas.openxmlformats.org/officeDocument/2006/relationships/hyperlink" Target="mailto:mvinson@usgs.gov" TargetMode="External" Id="rId9" /><Relationship Type="http://schemas.openxmlformats.org/officeDocument/2006/relationships/hyperlink" Target="mailto:Verena.Lucke@uvm.edu" TargetMode="External" Id="rId6" /><Relationship Type="http://schemas.openxmlformats.org/officeDocument/2006/relationships/hyperlink" Target="mailto:Taylor.Stewart@uvm.edu" TargetMode="External" Id="rId7" /><Relationship Type="http://schemas.openxmlformats.org/officeDocument/2006/relationships/hyperlink" Target="mailto:Jason.Stockwell@uvm.edu" TargetMode="External" Id="rId8" /><Relationship Type="http://schemas.openxmlformats.org/officeDocument/2006/relationships/image" Target="media/image4.png" Id="rId33" /><Relationship Type="http://schemas.openxmlformats.org/officeDocument/2006/relationships/image" Target="media/image5.png" Id="rId34" /><Relationship Type="http://schemas.openxmlformats.org/officeDocument/2006/relationships/image" Target="media/image6.png" Id="rId35" /><Relationship Type="http://schemas.openxmlformats.org/officeDocument/2006/relationships/image" Target="media/image7.png" Id="rId36" /><Relationship Type="http://schemas.openxmlformats.org/officeDocument/2006/relationships/hyperlink" Target="mailto:jay_glase@nps.gov" TargetMode="External" Id="rId10" /><Relationship Type="http://schemas.openxmlformats.org/officeDocument/2006/relationships/hyperlink" Target="https://doi.org/10.1029/2006GL029021" TargetMode="External" Id="rId11" /><Relationship Type="http://schemas.openxmlformats.org/officeDocument/2006/relationships/hyperlink" Target="https://doi.org/10.4319/lo.2008.53.6.2724" TargetMode="External" Id="rId12" /><Relationship Type="http://schemas.openxmlformats.org/officeDocument/2006/relationships/hyperlink" Target="https://pubs.usgs.gov/of/2017/1081/ofr20171081.pdf" TargetMode="External" Id="rId13" /><Relationship Type="http://schemas.openxmlformats.org/officeDocument/2006/relationships/hyperlink" Target="https://doi.org/10.1016/S0380-1330(04)70324-X" TargetMode="External" Id="rId14" /><Relationship Type="http://schemas.openxmlformats.org/officeDocument/2006/relationships/hyperlink" Target="https://doi.org/10.1139/f87-184" TargetMode="External" Id="rId15" /><Relationship Type="http://schemas.openxmlformats.org/officeDocument/2006/relationships/hyperlink" Target="https://doi.org/10.1002/tafs.10171" TargetMode="External" Id="rId16" /><Relationship Type="http://schemas.openxmlformats.org/officeDocument/2006/relationships/hyperlink" Target="https://doi.org/10.1016/j.jglr.2011.06.003" TargetMode="External" Id="rId17" /><Relationship Type="http://schemas.openxmlformats.org/officeDocument/2006/relationships/hyperlink" Target="https://doi.org/10.1016/j.jglr.2011.06.008" TargetMode="External" Id="rId18" /><Relationship Type="http://schemas.openxmlformats.org/officeDocument/2006/relationships/hyperlink" Target="https://doi.org/10.1007/s10750-016-2807-6" TargetMode="External" Id="rId19" /><Relationship Type="http://schemas.openxmlformats.org/officeDocument/2006/relationships/header" Target="header1.xml" Id="rId37" /><Relationship Type="http://schemas.openxmlformats.org/officeDocument/2006/relationships/footer" Target="footer1.xml" Id="rId38" /><Relationship Type="http://schemas.openxmlformats.org/officeDocument/2006/relationships/fontTable" Target="fontTable.xml" Id="rId39" /><Relationship Type="http://schemas.openxmlformats.org/officeDocument/2006/relationships/theme" Target="theme/theme1.xml" Id="rId40" /><Relationship Type="http://schemas.openxmlformats.org/officeDocument/2006/relationships/comments" Target="/word/comments.xml" Id="R3577498381074d77" /><Relationship Type="http://schemas.microsoft.com/office/2011/relationships/people" Target="/word/people.xml" Id="R8e7f7e3cfd794782" /><Relationship Type="http://schemas.microsoft.com/office/2011/relationships/commentsExtended" Target="/word/commentsExtended.xml" Id="R9443f20efc4c490c" /><Relationship Type="http://schemas.microsoft.com/office/2016/09/relationships/commentsIds" Target="/word/commentsIds.xml" Id="R3d1c171ef33848f9" /><Relationship Type="http://schemas.microsoft.com/office/2018/08/relationships/commentsExtensible" Target="/word/commentsExtensible.xml" Id="R31a089bff05340e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Rosinski, Caroline (Contractor) L</lastModifiedBy>
  <revision>5</revision>
  <dcterms:created xsi:type="dcterms:W3CDTF">2020-01-18T19:26:00.0000000Z</dcterms:created>
  <dcterms:modified xsi:type="dcterms:W3CDTF">2020-03-24T14:51:02.5764956Z</dcterms:modified>
</coreProperties>
</file>